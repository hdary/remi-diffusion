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xml" ContentType="application/vnd.openxmlformats-officedocument.wordprocessingml.comments+xml"/>
  <Override PartName="/word/webSettings.xml" ContentType="application/vnd.openxmlformats-officedocument.wordprocessingml.webSettings+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2"/>
        <w:pBdr/>
        <w:spacing/>
        <w:ind/>
        <w:rPr/>
      </w:pPr>
      <w:r/>
      <w:bookmarkStart w:id="1" w:name="_Toc1"/>
      <w:r/>
      <w:r/>
      <w:bookmarkStart w:id="0" w:name="_GoBack"/>
      <w:r/>
      <w:bookmarkEnd w:id="0"/>
      <w:r>
        <w:t xml:space="preserve">Bonnes </w:t>
      </w:r>
      <w:r>
        <w:t xml:space="preserve">pratiques pour l'IRM </w:t>
      </w:r>
      <w:r>
        <w:t xml:space="preserve">de </w:t>
      </w:r>
      <w:r>
        <w:t xml:space="preserve">diffusion en neuro</w:t>
      </w:r>
      <w:r/>
      <w:bookmarkEnd w:id="1"/>
      <w:r/>
      <w:r/>
    </w:p>
    <w:p>
      <w:pPr>
        <w:pStyle w:val="920"/>
        <w:pBdr/>
        <w:spacing/>
        <w:ind/>
        <w:rPr/>
      </w:pPr>
      <w:r/>
      <w:bookmarkStart w:id="2" w:name="_Toc2"/>
      <w:r>
        <w:t xml:space="preserve">Groupe d’</w:t>
      </w:r>
      <w:r>
        <w:t xml:space="preserve">actions </w:t>
      </w:r>
      <w:r>
        <w:t xml:space="preserve">du REMI</w:t>
      </w:r>
      <w:r/>
      <w:bookmarkEnd w:id="2"/>
      <w:r/>
      <w:r/>
    </w:p>
    <w:sdt>
      <w:sdtPr>
        <w15:appearance w15:val="boundingBox"/>
        <w:placeholder>
          <w:docPart w:val="DefaultPlaceholder_TEXT"/>
        </w:placeholder>
        <w:docPartObj>
          <w:docPartGallery w:val="Table of Contents"/>
          <w:docPartUnique w:val="true"/>
        </w:docPartObj>
        <w:rPr/>
      </w:sdtPr>
      <w:sdtContent>
        <w:p>
          <w:pPr>
            <w:pStyle w:val="892"/>
            <w:pBdr/>
            <w:tabs>
              <w:tab w:val="right" w:leader="dot" w:pos="9355"/>
            </w:tabs>
            <w:spacing/>
            <w:ind/>
            <w:rPr/>
          </w:pPr>
          <w:r>
            <w:fldChar w:fldCharType="begin"/>
            <w:instrText xml:space="preserve">TOC \o "1-2" \h </w:instrText>
            <w:fldChar w:fldCharType="separate"/>
          </w:r>
          <w:r/>
          <w:hyperlink w:tooltip="#_Toc1" w:anchor="_Toc1" w:history="1">
            <w:r>
              <w:rPr>
                <w:rStyle w:val="885"/>
              </w:rPr>
            </w:r>
            <w:r>
              <w:rPr>
                <w:rStyle w:val="885"/>
              </w:rPr>
              <w:t xml:space="preserve">Bonnes </w:t>
            </w:r>
            <w:r>
              <w:rPr>
                <w:rStyle w:val="885"/>
              </w:rPr>
              <w:t xml:space="preserve">pratiques pour l'IRM </w:t>
            </w:r>
            <w:r>
              <w:rPr>
                <w:rStyle w:val="885"/>
              </w:rPr>
              <w:t xml:space="preserve">de </w:t>
            </w:r>
            <w:r>
              <w:rPr>
                <w:rStyle w:val="885"/>
              </w:rPr>
              <w:t xml:space="preserve">diffusion en neuro</w:t>
            </w:r>
            <w:r>
              <w:rPr>
                <w:rStyle w:val="885"/>
              </w:rPr>
            </w:r>
            <w:r>
              <w:tab/>
            </w:r>
            <w:r>
              <w:fldChar w:fldCharType="begin"/>
              <w:instrText xml:space="preserve">PAGEREF _Toc1 \h</w:instrText>
              <w:fldChar w:fldCharType="separate"/>
              <w:t xml:space="preserve">1</w:t>
              <w:fldChar w:fldCharType="end"/>
            </w:r>
          </w:hyperlink>
          <w:ins w:id="0">
            <w:r/>
          </w:ins>
          <w:r/>
        </w:p>
        <w:p>
          <w:pPr>
            <w:pStyle w:val="892"/>
            <w:pBdr/>
            <w:tabs>
              <w:tab w:val="right" w:leader="dot" w:pos="9355"/>
            </w:tabs>
            <w:spacing/>
            <w:ind/>
            <w:rPr/>
          </w:pPr>
          <w:ins w:id="1">
            <w:r/>
          </w:ins>
          <w:hyperlink w:tooltip="#_Toc2" w:anchor="_Toc2" w:history="1">
            <w:r>
              <w:rPr>
                <w:rStyle w:val="885"/>
              </w:rPr>
            </w:r>
            <w:r>
              <w:rPr>
                <w:rStyle w:val="885"/>
              </w:rPr>
              <w:t xml:space="preserve">Groupe d’</w:t>
            </w:r>
            <w:r>
              <w:rPr>
                <w:rStyle w:val="885"/>
              </w:rPr>
              <w:t xml:space="preserve">actions </w:t>
            </w:r>
            <w:r>
              <w:rPr>
                <w:rStyle w:val="885"/>
              </w:rPr>
              <w:t xml:space="preserve">du REMI</w:t>
            </w:r>
            <w:r>
              <w:rPr>
                <w:rStyle w:val="885"/>
              </w:rPr>
            </w:r>
            <w:r>
              <w:tab/>
            </w:r>
            <w:r>
              <w:fldChar w:fldCharType="begin"/>
              <w:instrText xml:space="preserve">PAGEREF _Toc2 \h</w:instrText>
              <w:fldChar w:fldCharType="separate"/>
              <w:t xml:space="preserve">1</w:t>
              <w:fldChar w:fldCharType="end"/>
            </w:r>
          </w:hyperlink>
          <w:ins w:id="2">
            <w:r/>
          </w:ins>
          <w:r/>
        </w:p>
        <w:p>
          <w:pPr>
            <w:pStyle w:val="892"/>
            <w:pBdr/>
            <w:tabs>
              <w:tab w:val="right" w:leader="dot" w:pos="9355"/>
            </w:tabs>
            <w:spacing/>
            <w:ind/>
            <w:rPr>
              <w:highlight w:val="none"/>
            </w:rPr>
          </w:pPr>
          <w:ins w:id="3">
            <w:r/>
          </w:ins>
          <w:hyperlink w:tooltip="#_Toc3" w:anchor="_Toc3" w:history="1">
            <w:r>
              <w:rPr>
                <w:rStyle w:val="885"/>
              </w:rPr>
            </w:r>
            <w:r>
              <w:rPr>
                <w:rStyle w:val="885"/>
                <w:highlight w:val="none"/>
              </w:rPr>
              <w:t xml:space="preserve">Description</w:t>
            </w:r>
            <w:r>
              <w:rPr>
                <w:rStyle w:val="885"/>
                <w:highlight w:val="none"/>
              </w:rPr>
            </w:r>
            <w:r>
              <w:tab/>
            </w:r>
            <w:r>
              <w:fldChar w:fldCharType="begin"/>
              <w:instrText xml:space="preserve">PAGEREF _Toc3 \h</w:instrText>
              <w:fldChar w:fldCharType="separate"/>
              <w:t xml:space="preserve">3</w:t>
              <w:fldChar w:fldCharType="end"/>
            </w:r>
          </w:hyperlink>
          <w:ins w:id="4">
            <w:r/>
          </w:ins>
          <w:r>
            <w:rPr>
              <w:highlight w:val="none"/>
            </w:rPr>
          </w:r>
        </w:p>
        <w:p>
          <w:pPr>
            <w:pStyle w:val="893"/>
            <w:pBdr/>
            <w:tabs>
              <w:tab w:val="right" w:leader="dot" w:pos="9355"/>
            </w:tabs>
            <w:spacing/>
            <w:ind/>
            <w:rPr>
              <w:highlight w:val="none"/>
            </w:rPr>
          </w:pPr>
          <w:ins w:id="5">
            <w:r/>
          </w:ins>
          <w:hyperlink w:tooltip="#_Toc4" w:anchor="_Toc4" w:history="1">
            <w:r>
              <w:rPr>
                <w:rStyle w:val="885"/>
              </w:rPr>
            </w:r>
            <w:r>
              <w:rPr>
                <w:rStyle w:val="885"/>
              </w:rPr>
              <w:t xml:space="preserve">Responsables</w:t>
            </w:r>
            <w:r>
              <w:rPr>
                <w:rStyle w:val="885"/>
                <w:highlight w:val="none"/>
              </w:rPr>
            </w:r>
            <w:r>
              <w:tab/>
            </w:r>
            <w:r>
              <w:fldChar w:fldCharType="begin"/>
              <w:instrText xml:space="preserve">PAGEREF _Toc4 \h</w:instrText>
              <w:fldChar w:fldCharType="separate"/>
              <w:t xml:space="preserve">3</w:t>
              <w:fldChar w:fldCharType="end"/>
            </w:r>
          </w:hyperlink>
          <w:ins w:id="6">
            <w:r/>
          </w:ins>
          <w:r>
            <w:rPr>
              <w:highlight w:val="none"/>
            </w:rPr>
          </w:r>
        </w:p>
        <w:p>
          <w:pPr>
            <w:pStyle w:val="893"/>
            <w:pBdr/>
            <w:tabs>
              <w:tab w:val="right" w:leader="dot" w:pos="9355"/>
            </w:tabs>
            <w:spacing/>
            <w:ind/>
            <w:rPr/>
          </w:pPr>
          <w:ins w:id="7">
            <w:r/>
          </w:ins>
          <w:hyperlink w:tooltip="#_Toc5" w:anchor="_Toc5" w:history="1">
            <w:r>
              <w:rPr>
                <w:rStyle w:val="885"/>
              </w:rPr>
            </w:r>
            <w:r>
              <w:rPr>
                <w:rStyle w:val="885"/>
              </w:rPr>
              <w:t xml:space="preserve">Objectifs</w:t>
            </w:r>
            <w:r>
              <w:rPr>
                <w:rStyle w:val="885"/>
              </w:rPr>
            </w:r>
            <w:r>
              <w:tab/>
            </w:r>
            <w:r>
              <w:fldChar w:fldCharType="begin"/>
              <w:instrText xml:space="preserve">PAGEREF _Toc5 \h</w:instrText>
              <w:fldChar w:fldCharType="separate"/>
              <w:t xml:space="preserve">3</w:t>
              <w:fldChar w:fldCharType="end"/>
            </w:r>
          </w:hyperlink>
          <w:ins w:id="8">
            <w:r/>
          </w:ins>
          <w:r/>
        </w:p>
        <w:p>
          <w:pPr>
            <w:pStyle w:val="893"/>
            <w:pBdr/>
            <w:tabs>
              <w:tab w:val="right" w:leader="dot" w:pos="9355"/>
            </w:tabs>
            <w:spacing/>
            <w:ind/>
            <w:rPr/>
          </w:pPr>
          <w:ins w:id="9">
            <w:r/>
          </w:ins>
          <w:hyperlink w:tooltip="#_Toc6" w:anchor="_Toc6" w:history="1">
            <w:r>
              <w:rPr>
                <w:rStyle w:val="885"/>
              </w:rPr>
            </w:r>
            <w:r>
              <w:rPr>
                <w:rStyle w:val="885"/>
              </w:rPr>
              <w:t xml:space="preserve">Livrables</w:t>
            </w:r>
            <w:r>
              <w:rPr>
                <w:rStyle w:val="885"/>
              </w:rPr>
            </w:r>
            <w:r>
              <w:tab/>
            </w:r>
            <w:r>
              <w:fldChar w:fldCharType="begin"/>
              <w:instrText xml:space="preserve">PAGEREF _Toc6 \h</w:instrText>
              <w:fldChar w:fldCharType="separate"/>
              <w:t xml:space="preserve">3</w:t>
              <w:fldChar w:fldCharType="end"/>
            </w:r>
          </w:hyperlink>
          <w:ins w:id="10">
            <w:r/>
          </w:ins>
          <w:r/>
        </w:p>
        <w:p>
          <w:pPr>
            <w:pStyle w:val="892"/>
            <w:pBdr/>
            <w:tabs>
              <w:tab w:val="right" w:leader="dot" w:pos="9355"/>
            </w:tabs>
            <w:spacing/>
            <w:ind/>
            <w:rPr/>
          </w:pPr>
          <w:ins w:id="11">
            <w:r/>
          </w:ins>
          <w:hyperlink w:tooltip="#_Toc7" w:anchor="_Toc7" w:history="1">
            <w:r>
              <w:rPr>
                <w:rStyle w:val="885"/>
              </w:rPr>
            </w:r>
            <w:r>
              <w:rPr>
                <w:rStyle w:val="885"/>
              </w:rPr>
              <w:t xml:space="preserve">Protocole(s) de Diffusion idéal (aux)?</w:t>
            </w:r>
            <w:r>
              <w:rPr>
                <w:rStyle w:val="885"/>
              </w:rPr>
            </w:r>
            <w:r>
              <w:tab/>
            </w:r>
            <w:r>
              <w:fldChar w:fldCharType="begin"/>
              <w:instrText xml:space="preserve">PAGEREF _Toc7 \h</w:instrText>
              <w:fldChar w:fldCharType="separate"/>
              <w:t xml:space="preserve">3</w:t>
              <w:fldChar w:fldCharType="end"/>
            </w:r>
          </w:hyperlink>
          <w:ins w:id="12">
            <w:r/>
          </w:ins>
          <w:r/>
        </w:p>
        <w:p>
          <w:pPr>
            <w:pStyle w:val="893"/>
            <w:pBdr/>
            <w:tabs>
              <w:tab w:val="right" w:leader="dot" w:pos="9355"/>
            </w:tabs>
            <w:spacing/>
            <w:ind/>
            <w:rPr/>
          </w:pPr>
          <w:ins w:id="13">
            <w:r/>
          </w:ins>
          <w:hyperlink w:tooltip="#_Toc8" w:anchor="_Toc8" w:history="1">
            <w:r>
              <w:rPr>
                <w:rStyle w:val="885"/>
              </w:rPr>
            </w:r>
            <w:r>
              <w:rPr>
                <w:rStyle w:val="885"/>
              </w:rPr>
              <w:t xml:space="preserve">Pour une bonne analyse DTI</w:t>
            </w:r>
            <w:r>
              <w:rPr>
                <w:rStyle w:val="885"/>
              </w:rPr>
            </w:r>
            <w:r>
              <w:tab/>
            </w:r>
            <w:r>
              <w:fldChar w:fldCharType="begin"/>
              <w:instrText xml:space="preserve">PAGEREF _Toc8 \h</w:instrText>
              <w:fldChar w:fldCharType="separate"/>
              <w:t xml:space="preserve">4</w:t>
              <w:fldChar w:fldCharType="end"/>
            </w:r>
          </w:hyperlink>
          <w:ins w:id="14">
            <w:r/>
          </w:ins>
          <w:r/>
        </w:p>
        <w:p>
          <w:pPr>
            <w:pStyle w:val="893"/>
            <w:pBdr/>
            <w:tabs>
              <w:tab w:val="right" w:leader="dot" w:pos="9355"/>
            </w:tabs>
            <w:spacing/>
            <w:ind/>
            <w:rPr/>
          </w:pPr>
          <w:ins w:id="15">
            <w:r/>
          </w:ins>
          <w:hyperlink w:tooltip="#_Toc9" w:anchor="_Toc9" w:history="1">
            <w:r>
              <w:rPr>
                <w:rStyle w:val="885"/>
              </w:rPr>
            </w:r>
            <w:r>
              <w:rPr>
                <w:rStyle w:val="885"/>
                <w:highlight w:val="none"/>
              </w:rPr>
              <w:t xml:space="preserve">Pour une bonne tractographie</w:t>
            </w:r>
            <w:r>
              <w:rPr>
                <w:rStyle w:val="885"/>
              </w:rPr>
            </w:r>
            <w:r>
              <w:tab/>
            </w:r>
            <w:r>
              <w:fldChar w:fldCharType="begin"/>
              <w:instrText xml:space="preserve">PAGEREF _Toc9 \h</w:instrText>
              <w:fldChar w:fldCharType="separate"/>
              <w:t xml:space="preserve">5</w:t>
              <w:fldChar w:fldCharType="end"/>
            </w:r>
          </w:hyperlink>
          <w:ins w:id="16">
            <w:r/>
          </w:ins>
          <w:r/>
        </w:p>
        <w:p>
          <w:pPr>
            <w:pStyle w:val="893"/>
            <w:pBdr/>
            <w:tabs>
              <w:tab w:val="right" w:leader="dot" w:pos="9355"/>
            </w:tabs>
            <w:spacing/>
            <w:ind/>
            <w:rPr/>
          </w:pPr>
          <w:ins w:id="17">
            <w:r/>
          </w:ins>
          <w:hyperlink w:tooltip="#_Toc10" w:anchor="_Toc10" w:history="1">
            <w:r>
              <w:rPr>
                <w:rStyle w:val="885"/>
              </w:rPr>
            </w:r>
            <w:r>
              <w:rPr>
                <w:rStyle w:val="885"/>
                <w:highlight w:val="none"/>
              </w:rPr>
              <w:t xml:space="preserve">Pour du DKI (Diffusion Kurtosis Imaging)</w:t>
            </w:r>
            <w:r>
              <w:rPr>
                <w:rStyle w:val="885"/>
              </w:rPr>
            </w:r>
            <w:r>
              <w:tab/>
            </w:r>
            <w:r>
              <w:fldChar w:fldCharType="begin"/>
              <w:instrText xml:space="preserve">PAGEREF _Toc10 \h</w:instrText>
              <w:fldChar w:fldCharType="separate"/>
              <w:t xml:space="preserve">6</w:t>
              <w:fldChar w:fldCharType="end"/>
            </w:r>
          </w:hyperlink>
          <w:ins w:id="18">
            <w:r/>
          </w:ins>
          <w:r/>
        </w:p>
        <w:p>
          <w:pPr>
            <w:pStyle w:val="893"/>
            <w:pBdr/>
            <w:tabs>
              <w:tab w:val="right" w:leader="dot" w:pos="9355"/>
            </w:tabs>
            <w:spacing/>
            <w:ind/>
            <w:rPr/>
          </w:pPr>
          <w:ins w:id="19">
            <w:r/>
          </w:ins>
          <w:hyperlink w:tooltip="#_Toc11" w:anchor="_Toc11" w:history="1">
            <w:r>
              <w:rPr>
                <w:rStyle w:val="885"/>
              </w:rPr>
            </w:r>
            <w:r>
              <w:rPr>
                <w:rStyle w:val="885"/>
                <w:highlight w:val="none"/>
              </w:rPr>
              <w:t xml:space="preserve">Pour du NODDI</w:t>
            </w:r>
            <w:r>
              <w:rPr>
                <w:rStyle w:val="885"/>
              </w:rPr>
            </w:r>
            <w:r>
              <w:tab/>
            </w:r>
            <w:r>
              <w:fldChar w:fldCharType="begin"/>
              <w:instrText xml:space="preserve">PAGEREF _Toc11 \h</w:instrText>
              <w:fldChar w:fldCharType="separate"/>
              <w:t xml:space="preserve">6</w:t>
              <w:fldChar w:fldCharType="end"/>
            </w:r>
          </w:hyperlink>
          <w:ins w:id="20">
            <w:r/>
          </w:ins>
          <w:r/>
        </w:p>
        <w:p>
          <w:pPr>
            <w:pStyle w:val="892"/>
            <w:pBdr/>
            <w:tabs>
              <w:tab w:val="right" w:leader="dot" w:pos="9355"/>
            </w:tabs>
            <w:spacing/>
            <w:ind/>
            <w:rPr>
              <w:highlight w:val="none"/>
            </w:rPr>
          </w:pPr>
          <w:ins w:id="21">
            <w:r/>
          </w:ins>
          <w:hyperlink w:tooltip="#_Toc12" w:anchor="_Toc12" w:history="1">
            <w:r>
              <w:rPr>
                <w:rStyle w:val="885"/>
              </w:rPr>
            </w:r>
            <w:r>
              <w:rPr>
                <w:rStyle w:val="885"/>
                <w:highlight w:val="none"/>
              </w:rPr>
              <w:t xml:space="preserve">Acquisition</w:t>
            </w:r>
            <w:r>
              <w:rPr>
                <w:rStyle w:val="885"/>
                <w:highlight w:val="none"/>
              </w:rPr>
            </w:r>
            <w:r>
              <w:tab/>
            </w:r>
            <w:r>
              <w:fldChar w:fldCharType="begin"/>
              <w:instrText xml:space="preserve">PAGEREF _Toc12 \h</w:instrText>
              <w:fldChar w:fldCharType="separate"/>
              <w:t xml:space="preserve">6</w:t>
              <w:fldChar w:fldCharType="end"/>
            </w:r>
          </w:hyperlink>
          <w:ins w:id="22">
            <w:r/>
          </w:ins>
          <w:r>
            <w:rPr>
              <w:highlight w:val="none"/>
            </w:rPr>
          </w:r>
        </w:p>
        <w:p>
          <w:pPr>
            <w:pStyle w:val="893"/>
            <w:pBdr/>
            <w:tabs>
              <w:tab w:val="right" w:leader="dot" w:pos="9355"/>
            </w:tabs>
            <w:spacing/>
            <w:ind/>
            <w:rPr/>
          </w:pPr>
          <w:ins w:id="23">
            <w:r/>
          </w:ins>
          <w:hyperlink w:tooltip="#_Toc13" w:anchor="_Toc13" w:history="1">
            <w:r>
              <w:rPr>
                <w:rStyle w:val="885"/>
              </w:rPr>
            </w:r>
            <w:r>
              <w:rPr>
                <w:rStyle w:val="885"/>
                <w:highlight w:val="none"/>
              </w:rPr>
              <w:t xml:space="preserve">Temps de répétition</w:t>
            </w:r>
            <w:r>
              <w:rPr>
                <w:rStyle w:val="885"/>
              </w:rPr>
            </w:r>
            <w:r>
              <w:tab/>
            </w:r>
            <w:r>
              <w:fldChar w:fldCharType="begin"/>
              <w:instrText xml:space="preserve">PAGEREF _Toc13 \h</w:instrText>
              <w:fldChar w:fldCharType="separate"/>
              <w:t xml:space="preserve">7</w:t>
              <w:fldChar w:fldCharType="end"/>
            </w:r>
          </w:hyperlink>
          <w:ins w:id="24">
            <w:r/>
          </w:ins>
          <w:r/>
        </w:p>
        <w:p>
          <w:pPr>
            <w:pStyle w:val="893"/>
            <w:pBdr/>
            <w:tabs>
              <w:tab w:val="right" w:leader="dot" w:pos="9355"/>
            </w:tabs>
            <w:spacing/>
            <w:ind/>
            <w:rPr/>
          </w:pPr>
          <w:ins w:id="25">
            <w:r/>
          </w:ins>
          <w:hyperlink w:tooltip="#_Toc14" w:anchor="_Toc14" w:history="1">
            <w:r>
              <w:rPr>
                <w:rStyle w:val="885"/>
              </w:rPr>
            </w:r>
            <w:r>
              <w:rPr>
                <w:rStyle w:val="885"/>
              </w:rPr>
              <w:t xml:space="preserve">Multi-bande et/ou Grappa</w:t>
            </w:r>
            <w:r>
              <w:rPr>
                <w:rStyle w:val="885"/>
              </w:rPr>
            </w:r>
            <w:r>
              <w:tab/>
            </w:r>
            <w:r>
              <w:fldChar w:fldCharType="begin"/>
              <w:instrText xml:space="preserve">PAGEREF _Toc14 \h</w:instrText>
              <w:fldChar w:fldCharType="separate"/>
              <w:t xml:space="preserve">7</w:t>
              <w:fldChar w:fldCharType="end"/>
            </w:r>
          </w:hyperlink>
          <w:ins w:id="26">
            <w:r/>
          </w:ins>
          <w:r/>
        </w:p>
        <w:p>
          <w:pPr>
            <w:pStyle w:val="893"/>
            <w:pBdr/>
            <w:tabs>
              <w:tab w:val="right" w:leader="dot" w:pos="9355"/>
            </w:tabs>
            <w:spacing/>
            <w:ind/>
            <w:rPr>
              <w:highlight w:val="none"/>
            </w:rPr>
          </w:pPr>
          <w:ins w:id="27">
            <w:r/>
          </w:ins>
          <w:hyperlink w:tooltip="#_Toc15" w:anchor="_Toc15" w:history="1">
            <w:r>
              <w:rPr>
                <w:rStyle w:val="885"/>
              </w:rPr>
            </w:r>
            <w:r>
              <w:rPr>
                <w:rStyle w:val="885"/>
              </w:rPr>
              <w:t xml:space="preserve">Gradient mono ou bi-polaire</w:t>
            </w:r>
            <w:r>
              <w:rPr>
                <w:rStyle w:val="885"/>
                <w:highlight w:val="none"/>
              </w:rPr>
            </w:r>
            <w:r>
              <w:tab/>
            </w:r>
            <w:r>
              <w:fldChar w:fldCharType="begin"/>
              <w:instrText xml:space="preserve">PAGEREF _Toc15 \h</w:instrText>
              <w:fldChar w:fldCharType="separate"/>
              <w:t xml:space="preserve">7</w:t>
              <w:fldChar w:fldCharType="end"/>
            </w:r>
          </w:hyperlink>
          <w:ins w:id="28">
            <w:r/>
          </w:ins>
          <w:r>
            <w:rPr>
              <w:highlight w:val="none"/>
            </w:rPr>
          </w:r>
        </w:p>
        <w:p>
          <w:pPr>
            <w:pStyle w:val="893"/>
            <w:pBdr/>
            <w:tabs>
              <w:tab w:val="right" w:leader="dot" w:pos="9355"/>
            </w:tabs>
            <w:spacing/>
            <w:ind/>
            <w:rPr/>
          </w:pPr>
          <w:ins w:id="29">
            <w:r/>
          </w:ins>
          <w:hyperlink w:tooltip="#_Toc16" w:anchor="_Toc16" w:history="1">
            <w:r>
              <w:rPr>
                <w:rStyle w:val="885"/>
              </w:rPr>
            </w:r>
            <w:r>
              <w:rPr>
                <w:rStyle w:val="885"/>
              </w:rPr>
              <w:t xml:space="preserve">Acquisitions segmentées</w:t>
            </w:r>
            <w:r>
              <w:rPr>
                <w:rStyle w:val="885"/>
              </w:rPr>
            </w:r>
            <w:r>
              <w:tab/>
            </w:r>
            <w:r>
              <w:fldChar w:fldCharType="begin"/>
              <w:instrText xml:space="preserve">PAGEREF _Toc16 \h</w:instrText>
              <w:fldChar w:fldCharType="separate"/>
              <w:t xml:space="preserve">7</w:t>
              <w:fldChar w:fldCharType="end"/>
            </w:r>
          </w:hyperlink>
          <w:ins w:id="30">
            <w:r/>
          </w:ins>
          <w:r/>
        </w:p>
        <w:p>
          <w:pPr>
            <w:pStyle w:val="893"/>
            <w:pBdr/>
            <w:tabs>
              <w:tab w:val="right" w:leader="dot" w:pos="9355"/>
            </w:tabs>
            <w:spacing/>
            <w:ind/>
            <w:rPr/>
          </w:pPr>
          <w:ins w:id="31">
            <w:r/>
          </w:ins>
          <w:hyperlink w:tooltip="#_Toc17" w:anchor="_Toc17" w:history="1">
            <w:r>
              <w:rPr>
                <w:rStyle w:val="885"/>
              </w:rPr>
            </w:r>
            <w:r>
              <w:rPr>
                <w:rStyle w:val="885"/>
              </w:rPr>
              <w:t xml:space="preserve">Transformée de fourier partielles</w:t>
            </w:r>
            <w:r>
              <w:rPr>
                <w:rStyle w:val="885"/>
              </w:rPr>
            </w:r>
            <w:r>
              <w:tab/>
            </w:r>
            <w:r>
              <w:fldChar w:fldCharType="begin"/>
              <w:instrText xml:space="preserve">PAGEREF _Toc17 \h</w:instrText>
              <w:fldChar w:fldCharType="separate"/>
              <w:t xml:space="preserve">7</w:t>
              <w:fldChar w:fldCharType="end"/>
            </w:r>
          </w:hyperlink>
          <w:ins w:id="32">
            <w:r/>
          </w:ins>
          <w:r/>
        </w:p>
        <w:p>
          <w:pPr>
            <w:pStyle w:val="893"/>
            <w:pBdr/>
            <w:tabs>
              <w:tab w:val="right" w:leader="dot" w:pos="9355"/>
            </w:tabs>
            <w:spacing/>
            <w:ind/>
            <w:rPr/>
          </w:pPr>
          <w:ins w:id="33">
            <w:r/>
          </w:ins>
          <w:hyperlink w:tooltip="#_Toc18" w:anchor="_Toc18" w:history="1">
            <w:r>
              <w:rPr>
                <w:rStyle w:val="885"/>
              </w:rPr>
            </w:r>
            <w:r>
              <w:rPr>
                <w:rStyle w:val="885"/>
              </w:rPr>
              <w:t xml:space="preserve">Résolution</w:t>
            </w:r>
            <w:r>
              <w:rPr>
                <w:rStyle w:val="885"/>
              </w:rPr>
            </w:r>
            <w:r>
              <w:tab/>
            </w:r>
            <w:r>
              <w:fldChar w:fldCharType="begin"/>
              <w:instrText xml:space="preserve">PAGEREF _Toc18 \h</w:instrText>
              <w:fldChar w:fldCharType="separate"/>
              <w:t xml:space="preserve">7</w:t>
              <w:fldChar w:fldCharType="end"/>
            </w:r>
          </w:hyperlink>
          <w:ins w:id="34">
            <w:r/>
          </w:ins>
          <w:r/>
        </w:p>
        <w:p>
          <w:pPr>
            <w:pStyle w:val="893"/>
            <w:pBdr/>
            <w:tabs>
              <w:tab w:val="right" w:leader="dot" w:pos="9355"/>
            </w:tabs>
            <w:spacing/>
            <w:ind/>
            <w:rPr/>
          </w:pPr>
          <w:ins w:id="35">
            <w:r/>
          </w:ins>
          <w:hyperlink w:tooltip="#_Toc19" w:anchor="_Toc19" w:history="1">
            <w:r>
              <w:rPr>
                <w:rStyle w:val="885"/>
              </w:rPr>
            </w:r>
            <w:r>
              <w:rPr>
                <w:rStyle w:val="885"/>
              </w:rPr>
              <w:t xml:space="preserve">b-valeurs</w:t>
            </w:r>
            <w:r>
              <w:rPr>
                <w:rStyle w:val="885"/>
              </w:rPr>
            </w:r>
            <w:r>
              <w:tab/>
            </w:r>
            <w:r>
              <w:fldChar w:fldCharType="begin"/>
              <w:instrText xml:space="preserve">PAGEREF _Toc19 \h</w:instrText>
              <w:fldChar w:fldCharType="separate"/>
              <w:t xml:space="preserve">7</w:t>
              <w:fldChar w:fldCharType="end"/>
            </w:r>
          </w:hyperlink>
          <w:ins w:id="36">
            <w:r/>
          </w:ins>
          <w:r/>
        </w:p>
        <w:p>
          <w:pPr>
            <w:pStyle w:val="893"/>
            <w:pBdr/>
            <w:tabs>
              <w:tab w:val="right" w:leader="dot" w:pos="9355"/>
            </w:tabs>
            <w:spacing/>
            <w:ind/>
            <w:rPr/>
          </w:pPr>
          <w:ins w:id="37">
            <w:r/>
          </w:ins>
          <w:hyperlink w:tooltip="#_Toc20" w:anchor="_Toc20" w:history="1">
            <w:r>
              <w:rPr>
                <w:rStyle w:val="885"/>
              </w:rPr>
            </w:r>
            <w:r>
              <w:rPr>
                <w:rStyle w:val="885"/>
              </w:rPr>
              <w:t xml:space="preserve">Directions du gradient de diffusion</w:t>
            </w:r>
            <w:r>
              <w:rPr>
                <w:rStyle w:val="885"/>
              </w:rPr>
            </w:r>
            <w:r>
              <w:tab/>
            </w:r>
            <w:r>
              <w:fldChar w:fldCharType="begin"/>
              <w:instrText xml:space="preserve">PAGEREF _Toc20 \h</w:instrText>
              <w:fldChar w:fldCharType="separate"/>
              <w:t xml:space="preserve">7</w:t>
              <w:fldChar w:fldCharType="end"/>
            </w:r>
          </w:hyperlink>
          <w:ins w:id="38">
            <w:r/>
          </w:ins>
          <w:r/>
        </w:p>
        <w:p>
          <w:pPr>
            <w:pStyle w:val="893"/>
            <w:pBdr/>
            <w:tabs>
              <w:tab w:val="right" w:leader="dot" w:pos="9355"/>
            </w:tabs>
            <w:spacing/>
            <w:ind/>
            <w:rPr/>
          </w:pPr>
          <w:ins w:id="39">
            <w:r/>
          </w:ins>
          <w:hyperlink w:tooltip="#_Toc21" w:anchor="_Toc21" w:history="1">
            <w:r>
              <w:rPr>
                <w:rStyle w:val="885"/>
              </w:rPr>
            </w:r>
            <w:r>
              <w:rPr>
                <w:rStyle w:val="885"/>
              </w:rPr>
              <w:t xml:space="preserve">Orientation des coupes</w:t>
            </w:r>
            <w:r>
              <w:rPr>
                <w:rStyle w:val="885"/>
              </w:rPr>
            </w:r>
            <w:r>
              <w:tab/>
            </w:r>
            <w:r>
              <w:fldChar w:fldCharType="begin"/>
              <w:instrText xml:space="preserve">PAGEREF _Toc21 \h</w:instrText>
              <w:fldChar w:fldCharType="separate"/>
              <w:t xml:space="preserve">7</w:t>
              <w:fldChar w:fldCharType="end"/>
            </w:r>
          </w:hyperlink>
          <w:ins w:id="40">
            <w:r/>
          </w:ins>
          <w:r/>
        </w:p>
        <w:p>
          <w:pPr>
            <w:pStyle w:val="893"/>
            <w:pBdr/>
            <w:tabs>
              <w:tab w:val="right" w:leader="dot" w:pos="9355"/>
            </w:tabs>
            <w:spacing/>
            <w:ind/>
            <w:rPr>
              <w:highlight w:val="none"/>
            </w:rPr>
          </w:pPr>
          <w:ins w:id="41">
            <w:r/>
          </w:ins>
          <w:hyperlink w:tooltip="#_Toc22" w:anchor="_Toc22" w:history="1">
            <w:r>
              <w:rPr>
                <w:rStyle w:val="885"/>
              </w:rPr>
            </w:r>
            <w:r>
              <w:rPr>
                <w:rStyle w:val="885"/>
                <w:highlight w:val="none"/>
              </w:rPr>
              <w:t xml:space="preserve">Sauvegarde des images de phases</w:t>
            </w:r>
            <w:r>
              <w:rPr>
                <w:rStyle w:val="885"/>
                <w:highlight w:val="none"/>
              </w:rPr>
            </w:r>
            <w:r>
              <w:tab/>
            </w:r>
            <w:r>
              <w:fldChar w:fldCharType="begin"/>
              <w:instrText xml:space="preserve">PAGEREF _Toc22 \h</w:instrText>
              <w:fldChar w:fldCharType="separate"/>
              <w:t xml:space="preserve">7</w:t>
              <w:fldChar w:fldCharType="end"/>
            </w:r>
          </w:hyperlink>
          <w:ins w:id="42">
            <w:r/>
          </w:ins>
          <w:r>
            <w:rPr>
              <w:highlight w:val="none"/>
            </w:rPr>
          </w:r>
        </w:p>
        <w:p>
          <w:pPr>
            <w:pStyle w:val="893"/>
            <w:pBdr/>
            <w:tabs>
              <w:tab w:val="right" w:leader="dot" w:pos="9355"/>
            </w:tabs>
            <w:spacing/>
            <w:ind/>
            <w:rPr>
              <w:highlight w:val="none"/>
            </w:rPr>
          </w:pPr>
          <w:ins w:id="43">
            <w:r/>
          </w:ins>
          <w:hyperlink w:tooltip="#_Toc23" w:anchor="_Toc23" w:history="1">
            <w:r>
              <w:rPr>
                <w:rStyle w:val="885"/>
              </w:rPr>
            </w:r>
            <w:r>
              <w:rPr>
                <w:rStyle w:val="885"/>
                <w:highlight w:val="none"/>
              </w:rPr>
              <w:t xml:space="preserve">3D-SE-EPI</w:t>
            </w:r>
            <w:r>
              <w:rPr>
                <w:rStyle w:val="885"/>
                <w:highlight w:val="none"/>
              </w:rPr>
            </w:r>
            <w:r>
              <w:tab/>
            </w:r>
            <w:r>
              <w:fldChar w:fldCharType="begin"/>
              <w:instrText xml:space="preserve">PAGEREF _Toc23 \h</w:instrText>
              <w:fldChar w:fldCharType="separate"/>
              <w:t xml:space="preserve">8</w:t>
              <w:fldChar w:fldCharType="end"/>
            </w:r>
          </w:hyperlink>
          <w:ins w:id="44">
            <w:r/>
          </w:ins>
          <w:r>
            <w:rPr>
              <w:highlight w:val="none"/>
            </w:rPr>
          </w:r>
        </w:p>
        <w:p>
          <w:pPr>
            <w:pStyle w:val="892"/>
            <w:pBdr/>
            <w:tabs>
              <w:tab w:val="right" w:leader="dot" w:pos="9355"/>
            </w:tabs>
            <w:spacing/>
            <w:ind/>
            <w:rPr/>
          </w:pPr>
          <w:ins w:id="45">
            <w:r/>
          </w:ins>
          <w:hyperlink w:tooltip="#_Toc24" w:anchor="_Toc24" w:history="1">
            <w:r>
              <w:rPr>
                <w:rStyle w:val="885"/>
              </w:rPr>
            </w:r>
            <w:r>
              <w:rPr>
                <w:rStyle w:val="885"/>
              </w:rPr>
              <w:t xml:space="preserve">Traitement de données :</w:t>
            </w:r>
            <w:r>
              <w:rPr>
                <w:rStyle w:val="885"/>
              </w:rPr>
            </w:r>
            <w:r>
              <w:tab/>
            </w:r>
            <w:r>
              <w:fldChar w:fldCharType="begin"/>
              <w:instrText xml:space="preserve">PAGEREF _Toc24 \h</w:instrText>
              <w:fldChar w:fldCharType="separate"/>
              <w:t xml:space="preserve">8</w:t>
              <w:fldChar w:fldCharType="end"/>
            </w:r>
          </w:hyperlink>
          <w:ins w:id="46">
            <w:r/>
          </w:ins>
          <w:r/>
        </w:p>
        <w:p>
          <w:pPr>
            <w:pStyle w:val="892"/>
            <w:pBdr/>
            <w:tabs>
              <w:tab w:val="right" w:leader="dot" w:pos="9355"/>
            </w:tabs>
            <w:spacing/>
            <w:ind/>
            <w:rPr>
              <w:ins w:id="47" w:author=""/>
            </w:rPr>
          </w:pPr>
          <w:r/>
          <w:ins w:id="48">
            <w:r/>
          </w:ins>
        </w:p>
        <w:p>
          <w:pPr>
            <w:pStyle w:val="892"/>
            <w:pBdr/>
            <w:tabs>
              <w:tab w:val="right" w:leader="dot" w:pos="9355"/>
            </w:tabs>
            <w:spacing/>
            <w:ind/>
            <w:rPr>
              <w:ins w:id="49" w:author=""/>
              <w:highlight w:val="none"/>
              <w14:ligatures w14:val="none"/>
            </w:rPr>
          </w:pPr>
          <w:ins w:id="50">
            <w:r/>
          </w:ins>
          <w:r>
            <w:fldChar w:fldCharType="end"/>
          </w:r>
          <w:r>
            <w:rPr>
              <w:highlight w:val="none"/>
            </w:rPr>
          </w:r>
          <w:ins w:id="51">
            <w:r/>
          </w:ins>
        </w:p>
      </w:sdtContent>
    </w:sdt>
    <w:p>
      <w:pPr>
        <w:pBdr/>
        <w:shd w:val="nil" w:color="auto"/>
        <w:spacing/>
        <w:ind/>
        <w:rPr/>
      </w:pPr>
      <w:r>
        <w:br w:type="page" w:clear="all"/>
      </w:r>
      <w:r/>
    </w:p>
    <w:p>
      <w:pPr>
        <w:pStyle w:val="904"/>
        <w:pBdr/>
        <w:spacing/>
        <w:ind/>
        <w:rPr>
          <w:highlight w:val="none"/>
        </w:rPr>
      </w:pPr>
      <w:r/>
      <w:bookmarkStart w:id="3" w:name="_Toc3"/>
      <w:r>
        <w:rPr>
          <w:highlight w:val="none"/>
        </w:rPr>
        <w:t xml:space="preserve">Description</w:t>
      </w:r>
      <w:r>
        <w:rPr>
          <w:highlight w:val="none"/>
        </w:rPr>
      </w:r>
      <w:bookmarkEnd w:id="3"/>
      <w:r/>
      <w:r>
        <w:rPr>
          <w:highlight w:val="none"/>
        </w:rPr>
      </w:r>
    </w:p>
    <w:p>
      <w:pPr>
        <w:pStyle w:val="905"/>
        <w:pBdr/>
        <w:spacing/>
        <w:ind/>
        <w:rPr>
          <w:highlight w:val="none"/>
        </w:rPr>
      </w:pPr>
      <w:r/>
      <w:bookmarkStart w:id="4" w:name="_Toc4"/>
      <w:r>
        <w:t xml:space="preserve">Responsables</w:t>
      </w:r>
      <w:r>
        <w:rPr>
          <w:highlight w:val="none"/>
        </w:rPr>
      </w:r>
      <w:bookmarkEnd w:id="4"/>
      <w:r/>
      <w:r>
        <w:rPr>
          <w:highlight w:val="none"/>
        </w:rPr>
      </w:r>
    </w:p>
    <w:p>
      <w:pPr>
        <w:pBdr/>
        <w:spacing/>
        <w:ind/>
        <w:rPr/>
      </w:pPr>
      <w:r>
        <w:t xml:space="preserve">Julien Lamy, Bixente Dilharreguy, Clément Debacker, Bastien Cagna, Jean-Luc Anton, Marie Chupin, Hugo Dary, Franck Lamberton, Julien Sein, Arnaud LeTroter, Romain Valabrègue, Romain Viard, Emmanuelle Gourieux</w:t>
      </w:r>
      <w:r/>
    </w:p>
    <w:p>
      <w:pPr>
        <w:pStyle w:val="905"/>
        <w:pBdr/>
        <w:spacing/>
        <w:ind/>
        <w:rPr/>
      </w:pPr>
      <w:r/>
      <w:bookmarkStart w:id="5" w:name="_Toc5"/>
      <w:r>
        <w:t xml:space="preserve">Objectifs</w:t>
      </w:r>
      <w:r/>
      <w:bookmarkEnd w:id="5"/>
      <w:r/>
      <w:r/>
    </w:p>
    <w:p>
      <w:pPr>
        <w:pBdr/>
        <w:spacing/>
        <w:ind/>
        <w:rPr/>
      </w:pPr>
      <w:r>
        <w:t xml:space="preserve">Établir des bonnes pratiques d'acquisition et de traitement</w:t>
      </w:r>
      <w:r/>
    </w:p>
    <w:p>
      <w:pPr>
        <w:pStyle w:val="906"/>
        <w:pBdr/>
        <w:spacing/>
        <w:ind/>
        <w:rPr/>
      </w:pPr>
      <w:r>
        <w:t xml:space="preserve">Court terme</w:t>
      </w:r>
      <w:r/>
    </w:p>
    <w:p>
      <w:pPr>
        <w:pBdr/>
        <w:spacing/>
        <w:ind/>
        <w:rPr/>
      </w:pPr>
      <w:r>
        <w:t xml:space="preserve">exploitation des informations de diffusion depuis les fichiers DICOM</w:t>
      </w:r>
      <w:r/>
    </w:p>
    <w:p>
      <w:pPr>
        <w:pStyle w:val="906"/>
        <w:pBdr/>
        <w:spacing/>
        <w:ind/>
        <w:rPr/>
      </w:pPr>
      <w:r>
        <w:t xml:space="preserve">Long terme</w:t>
      </w:r>
      <w:r/>
    </w:p>
    <w:p>
      <w:pPr>
        <w:pBdr/>
        <w:spacing/>
        <w:ind/>
        <w:rPr/>
      </w:pPr>
      <w:r>
        <w:t xml:space="preserve">Bonnes pratiques d'acquisition et de traitement (incluant recommandations, tutoriel et pipeline de traitement) en DTI et en NODDI</w:t>
      </w:r>
      <w:r/>
    </w:p>
    <w:p>
      <w:pPr>
        <w:pBdr/>
        <w:spacing/>
        <w:ind/>
        <w:rPr/>
      </w:pPr>
      <w:r>
        <w:t xml:space="preserve">Définir des mesures de qualité des données et de certains types de résultats</w:t>
      </w:r>
      <w:r/>
    </w:p>
    <w:p>
      <w:pPr>
        <w:pBdr/>
        <w:spacing/>
        <w:ind/>
        <w:rPr/>
      </w:pPr>
      <w:r>
        <w:t xml:space="preserve">Tester sur des données communes différentes chaînes de pré-traitement</w:t>
      </w:r>
      <w:r/>
    </w:p>
    <w:p>
      <w:pPr>
        <w:pBdr/>
        <w:spacing/>
        <w:ind/>
        <w:rPr/>
      </w:pPr>
      <w:r>
        <w:t xml:space="preserve">Émettre des recommandations sur les paramètres des acquisitions et les pré-traitements à mettre en œuvre</w:t>
      </w:r>
      <w:r/>
    </w:p>
    <w:p>
      <w:pPr>
        <w:pBdr/>
        <w:spacing/>
        <w:ind/>
        <w:rPr/>
      </w:pPr>
      <w:r>
        <w:t xml:space="preserve">Proposer une chaîne de traitement REMI à l’état de l’art et didactique: script bash, jupyter notebook, ...</w:t>
      </w:r>
      <w:r/>
    </w:p>
    <w:p>
      <w:pPr>
        <w:pStyle w:val="905"/>
        <w:pBdr/>
        <w:spacing/>
        <w:ind/>
        <w:rPr/>
      </w:pPr>
      <w:r/>
      <w:bookmarkStart w:id="6" w:name="_Toc6"/>
      <w:r>
        <w:t xml:space="preserve">Livrables</w:t>
      </w:r>
      <w:r/>
      <w:bookmarkEnd w:id="6"/>
      <w:r/>
      <w:r/>
    </w:p>
    <w:p>
      <w:pPr>
        <w:pBdr/>
        <w:spacing/>
        <w:ind/>
        <w:rPr/>
      </w:pPr>
      <w:r>
        <w:t xml:space="preserve">Exploitation des informations de diffusion depuis les fichiers DICOM : comment les directions de diffusion et les b-valeurs sont-elles stockées dans les fichiers DICOM ? </w:t>
      </w:r>
      <w:r/>
    </w:p>
    <w:p>
      <w:pPr>
        <w:pBdr/>
        <w:spacing/>
        <w:ind/>
        <w:rPr/>
      </w:pPr>
      <w:r>
        <w:t xml:space="preserve">Une bibliographie structurée et partagée avec zotero: </w:t>
      </w:r>
      <w:hyperlink r:id="rId10" w:tooltip="https://www.zotero.org/groups/4555775/remi_diffusion" w:history="1">
        <w:r>
          <w:rPr>
            <w:rStyle w:val="885"/>
          </w:rPr>
          <w:t xml:space="preserve">https://www.zotero.org/groups/4555775/remi_diffusion</w:t>
        </w:r>
        <w:r>
          <w:rPr>
            <w:rStyle w:val="885"/>
          </w:rPr>
        </w:r>
      </w:hyperlink>
      <w:r/>
      <w:r/>
    </w:p>
    <w:p>
      <w:pPr>
        <w:pBdr/>
        <w:spacing/>
        <w:ind/>
        <w:rPr/>
      </w:pPr>
      <w:r>
        <w:t xml:space="preserve">Lister, pour chaque plateforme/équipe intéressée, les paramètres des acquisitions utilisées en routine et les pré-traitements couramment mis en œuvre : </w:t>
      </w:r>
      <w:hyperlink r:id="rId11" w:tooltip="https://docs.google.com/spreadsheets/d/1vpAtnPMVdDaplYqw-LtMdrbt_VEKoWKpJtNG79KqFxw/edit#gid=0" w:history="1">
        <w:r>
          <w:rPr>
            <w:rStyle w:val="885"/>
          </w:rPr>
          <w:t xml:space="preserve">https://docs.google.com/spreadsheets/d/1vpAtnPMVdDaplYqw-LtMdrbt_VEKoWKpJtNG79KqFxw/edit#gid=0</w:t>
        </w:r>
      </w:hyperlink>
      <w:r/>
      <w:r/>
    </w:p>
    <w:p>
      <w:pPr>
        <w:pBdr/>
        <w:spacing/>
        <w:ind/>
        <w:rPr>
          <w:highlight w:val="none"/>
        </w:rPr>
      </w:pPr>
      <w:r>
        <w:t xml:space="preserve">Éventuellement lister également les questions souvent abordées en Neurosciences.</w:t>
      </w:r>
      <w:r>
        <w:rPr>
          <w:highlight w:val="none"/>
        </w:rPr>
      </w:r>
      <w:r>
        <w:rPr>
          <w:highlight w:val="none"/>
        </w:rPr>
      </w:r>
    </w:p>
    <w:p>
      <w:pPr>
        <w:pStyle w:val="904"/>
        <w:pBdr/>
        <w:spacing/>
        <w:ind/>
        <w:rPr/>
      </w:pPr>
      <w:r/>
      <w:bookmarkStart w:id="7" w:name="_Toc7"/>
      <w:r>
        <w:t xml:space="preserve">Protocole(s) de Diffusion idéal (aux)?</w:t>
      </w:r>
      <w:r/>
      <w:bookmarkEnd w:id="7"/>
      <w:r/>
      <w:r/>
    </w:p>
    <w:p>
      <w:pPr>
        <w:pBdr/>
        <w:spacing/>
        <w:ind/>
        <w:rPr/>
      </w:pPr>
      <w:r>
        <w:rPr>
          <w:highlight w:val="none"/>
        </w:rPr>
        <w:t xml:space="preserve">L</w:t>
      </w:r>
      <w:r>
        <w:rPr>
          <w:highlight w:val="none"/>
        </w:rPr>
        <w:t xml:space="preserve">'idée est ici de réfléchir à un protocole "standard" (à 3T pour le moment mais des discussions pour les autres champs peuvent être discutées aussi!) qui peut être proposé par le REMI, en compilant l'expérience des uns et des autres. Un exemple de pipeline</w:t>
      </w:r>
      <w:r>
        <w:rPr>
          <w:highlight w:val="none"/>
        </w:rPr>
        <w:t xml:space="preserve"> permettant d'obtenir des résultats pourrait aussi y être associé.</w:t>
      </w:r>
      <w:r>
        <w:rPr>
          <w:highlight w:val="none"/>
        </w:rPr>
      </w:r>
      <w:r/>
    </w:p>
    <w:p>
      <w:pPr>
        <w:pBdr/>
        <w:spacing/>
        <w:ind/>
        <w:rPr/>
      </w:pPr>
      <w:r>
        <w:rPr>
          <w:highlight w:val="none"/>
        </w:rPr>
        <w:t xml:space="preserve">Le titre est volontairement provocateur car un tel protocole n'existe pas, vu la multitude de modèle existant actuellement dans la littérature, et les contraintes diverses et variées liées à chaque étude.</w:t>
      </w:r>
      <w:r>
        <w:rPr>
          <w:highlight w:val="none"/>
        </w:rPr>
      </w:r>
      <w:r/>
    </w:p>
    <w:p>
      <w:pPr>
        <w:pBdr/>
        <w:spacing/>
        <w:ind/>
        <w:rPr/>
      </w:pPr>
      <w:r>
        <w:rPr>
          <w:highlight w:val="none"/>
        </w:rPr>
        <w:t xml:space="preserve">Nous pouvons essayer de résumé ici les contributions de chacun et ce sujet et voir si on converge vers un protocole?</w:t>
      </w:r>
      <w:r>
        <w:rPr>
          <w:highlight w:val="none"/>
        </w:rPr>
      </w:r>
      <w:r/>
    </w:p>
    <w:p>
      <w:pPr>
        <w:pBdr/>
        <w:spacing/>
        <w:ind/>
        <w:rPr/>
      </w:pPr>
      <w:r>
        <w:rPr>
          <w:highlight w:val="none"/>
        </w:rPr>
        <w:t xml:space="preserve">Pour information, voici un récapitulatif de quelques protocoles utilisés ici et ailleurs: </w:t>
      </w:r>
      <w:hyperlink r:id="rId12" w:tooltip="https://docs.google.com/spreadsheets/d/1vpAtnPMVdDaplYqw-LtMdrbt_VEKoWKpJtNG79KqFxw/edit#gid=0" w:history="1">
        <w:r>
          <w:rPr>
            <w:rStyle w:val="885"/>
            <w:highlight w:val="none"/>
          </w:rPr>
          <w:t xml:space="preserve">https://docs.google.com/spreadsheets/d/1vpAtnPMVdDaplYqw-LtMdrbt_VEKoWKpJtNG79KqFxw/edit#gid=0</w:t>
        </w:r>
        <w:r>
          <w:rPr>
            <w:rStyle w:val="885"/>
            <w:highlight w:val="none"/>
          </w:rPr>
        </w:r>
        <w:r>
          <w:rPr>
            <w:rStyle w:val="885"/>
          </w:rPr>
        </w:r>
      </w:hyperlink>
      <w:r/>
      <w:r/>
    </w:p>
    <w:p>
      <w:pPr>
        <w:pBdr/>
        <w:spacing/>
        <w:ind/>
        <w:rPr/>
      </w:pPr>
      <w:r>
        <w:rPr>
          <w:highlight w:val="none"/>
        </w:rPr>
        <w:t xml:space="preserve">Les choix cruciaux se portent vers:</w:t>
      </w:r>
      <w:r>
        <w:rPr>
          <w:highlight w:val="none"/>
        </w:rPr>
      </w:r>
      <w:r/>
    </w:p>
    <w:p>
      <w:pPr>
        <w:pStyle w:val="923"/>
        <w:numPr>
          <w:ilvl w:val="0"/>
          <w:numId w:val="1"/>
        </w:numPr>
        <w:pBdr/>
        <w:spacing/>
        <w:ind/>
        <w:rPr/>
      </w:pPr>
      <w:r>
        <w:rPr>
          <w:highlight w:val="none"/>
        </w:rPr>
        <w:t xml:space="preserve">La résolution spatiale: limite haute</w:t>
      </w:r>
      <w:r>
        <w:rPr>
          <w:highlight w:val="none"/>
        </w:rPr>
        <w:t xml:space="preserve"> (à 3T)</w:t>
      </w:r>
      <w:r>
        <w:rPr>
          <w:highlight w:val="none"/>
        </w:rPr>
        <w:t xml:space="preserve">:  1.25mm- 1.5mm iso (HCP - HCP lifespan) -  "classiquement" : 2mm iso (UK Biobank)</w:t>
      </w:r>
      <w:r>
        <w:rPr>
          <w:highlight w:val="none"/>
        </w:rPr>
      </w:r>
      <w:r/>
    </w:p>
    <w:p>
      <w:pPr>
        <w:pStyle w:val="923"/>
        <w:numPr>
          <w:ilvl w:val="0"/>
          <w:numId w:val="1"/>
        </w:numPr>
        <w:pBdr/>
        <w:spacing/>
        <w:ind/>
        <w:rPr/>
      </w:pPr>
      <w:r>
        <w:rPr>
          <w:highlight w:val="none"/>
        </w:rPr>
        <w:t xml:space="preserve">Nombre de directions et de shells: limite haute: HCP (90 x 3 shell) x2 , HCP Lifespan (92 x 2 shells) x 2, ABCD ( 6b300+15b1000+15b2000+60b3000) x 1</w:t>
      </w:r>
      <w:r>
        <w:rPr>
          <w:highlight w:val="none"/>
        </w:rPr>
      </w:r>
      <w:r/>
    </w:p>
    <w:p>
      <w:pPr>
        <w:pStyle w:val="923"/>
        <w:numPr>
          <w:ilvl w:val="0"/>
          <w:numId w:val="1"/>
        </w:numPr>
        <w:pBdr/>
        <w:spacing/>
        <w:ind/>
        <w:rPr/>
      </w:pPr>
      <w:r>
        <w:rPr>
          <w:highlight w:val="none"/>
        </w:rPr>
        <w:t xml:space="preserve">Facteur multibande pour réduire le TR, mais pas trop car sinon perte de signal avec repousse T1 pas complète et </w:t>
      </w:r>
      <w:commentRangeStart w:id="0"/>
      <w:commentRangeStart w:id="1"/>
      <w:r>
        <w:rPr>
          <w:highlight w:val="none"/>
        </w:rPr>
        <w:t xml:space="preserve">courants de </w:t>
      </w:r>
      <w:r>
        <w:rPr>
          <w:highlight w:val="none"/>
        </w:rPr>
        <w:t xml:space="preserve">F</w:t>
      </w:r>
      <w:r>
        <w:rPr>
          <w:highlight w:val="none"/>
        </w:rPr>
        <w:t xml:space="preserve">oucault</w:t>
      </w:r>
      <w:r>
        <w:rPr>
          <w:highlight w:val="none"/>
        </w:rPr>
        <w:t xml:space="preserve"> régules venant du TR précédent.</w:t>
      </w:r>
      <w:commentRangeEnd w:id="0"/>
      <w:commentRangeEnd w:id="1"/>
      <w:r>
        <w:commentReference w:id="0"/>
        <w:commentReference w:id="1"/>
      </w:r>
      <w:r/>
      <w:r/>
    </w:p>
    <w:p>
      <w:pPr>
        <w:pStyle w:val="923"/>
        <w:numPr>
          <w:ilvl w:val="0"/>
          <w:numId w:val="1"/>
        </w:numPr>
        <w:pBdr/>
        <w:spacing/>
        <w:ind/>
        <w:rPr/>
      </w:pPr>
      <w:r>
        <w:rPr>
          <w:highlight w:val="none"/>
        </w:rPr>
        <w:t xml:space="preserve">accélération parallèle pour réduire le TE (gain de SNR), réduire modérément le TR et réduire les distorsions (mais dépendance aux mouvement et perte intrinsèque de signal)</w:t>
      </w:r>
      <w:r>
        <w:rPr>
          <w:highlight w:val="none"/>
        </w:rPr>
      </w:r>
      <w:r/>
    </w:p>
    <w:p>
      <w:pPr>
        <w:pStyle w:val="923"/>
        <w:numPr>
          <w:ilvl w:val="0"/>
          <w:numId w:val="1"/>
        </w:numPr>
        <w:pBdr/>
        <w:spacing/>
        <w:ind/>
        <w:rPr/>
      </w:pPr>
      <w:r>
        <w:rPr>
          <w:highlight w:val="none"/>
        </w:rPr>
        <w:t xml:space="preserve">Partial Fourier pour réduire le TE et modérément le TR</w:t>
      </w:r>
      <w:r>
        <w:rPr>
          <w:highlight w:val="none"/>
        </w:rPr>
      </w:r>
      <w:r/>
    </w:p>
    <w:p>
      <w:pPr>
        <w:pStyle w:val="923"/>
        <w:numPr>
          <w:ilvl w:val="0"/>
          <w:numId w:val="1"/>
        </w:numPr>
        <w:pBdr/>
        <w:spacing/>
        <w:ind/>
        <w:rPr/>
      </w:pPr>
      <w:r>
        <w:rPr>
          <w:highlight w:val="none"/>
        </w:rPr>
        <w:t xml:space="preserve">Bande passante en lecture pour obtenir l'écho spacing minimal, TE minimal et limiter les distorsions, mais en sachant que plus elle haute et plus le SNR est bas.</w:t>
      </w:r>
      <w:r>
        <w:rPr>
          <w:highlight w:val="none"/>
        </w:rPr>
      </w:r>
      <w:r/>
    </w:p>
    <w:p>
      <w:pPr>
        <w:pStyle w:val="923"/>
        <w:numPr>
          <w:ilvl w:val="0"/>
          <w:numId w:val="1"/>
        </w:numPr>
        <w:pBdr/>
        <w:spacing/>
        <w:ind/>
        <w:rPr/>
      </w:pPr>
      <w:r>
        <w:rPr>
          <w:highlight w:val="none"/>
        </w:rPr>
        <w:t xml:space="preserve">Répéter les différentes directions de diffusion en encodage de phase inversé pour une meilleure correction des distorsions?</w:t>
      </w:r>
      <w:r>
        <w:rPr>
          <w:highlight w:val="none"/>
        </w:rPr>
      </w:r>
      <w:r/>
    </w:p>
    <w:p>
      <w:pPr>
        <w:pBdr/>
        <w:spacing/>
        <w:ind/>
        <w:rPr>
          <w:highlight w:val="none"/>
        </w:rPr>
      </w:pPr>
      <w:r>
        <w:rPr>
          <w:highlight w:val="none"/>
        </w:rPr>
      </w:r>
      <w:commentRangeStart w:id="2"/>
      <w:r>
        <w:rPr>
          <w:highlight w:val="none"/>
        </w:rPr>
        <w:t xml:space="preserve">Le site de DSI-Studio propose et discute un protocole « idéal » à 23 valeurs de b et 258 directions (</w:t>
      </w:r>
      <w:r>
        <w:rPr>
          <w:highlight w:val="none"/>
        </w:rPr>
      </w:r>
      <w:hyperlink r:id="rId13" w:tooltip="https://dsi-studio.labsolver.org/doc/how_to_acquire_dmri.html" w:history="1">
        <w:r>
          <w:rPr>
            <w:rStyle w:val="885"/>
            <w:highlight w:val="none"/>
          </w:rPr>
          <w:t xml:space="preserve">https://dsi-studio.labsolver.org/doc/how_to_acquire_dmri.html</w:t>
        </w:r>
        <w:r>
          <w:rPr>
            <w:rStyle w:val="885"/>
            <w:highlight w:val="none"/>
          </w:rPr>
        </w:r>
        <w:r>
          <w:rPr>
            <w:rStyle w:val="885"/>
          </w:rPr>
        </w:r>
        <w:r>
          <w:rPr>
            <w:rStyle w:val="885"/>
            <w:highlight w:val="none"/>
          </w:rPr>
        </w:r>
      </w:hyperlink>
      <w:r>
        <w:t xml:space="preserve">). La comparaison de l’encodage type q-space versus un multi-shell plus classique est intéressante, notamment le besoin de redondance dans les valeurs de b acquises pour interpoler les données manquantes au moment de la correction par « eddy ».</w:t>
      </w:r>
      <w:commentRangeEnd w:id="2"/>
      <w:r>
        <w:commentReference w:id="2"/>
      </w:r>
      <w:r>
        <w:rPr>
          <w:highlight w:val="none"/>
        </w:rPr>
      </w:r>
      <w:r>
        <w:rPr>
          <w:highlight w:val="none"/>
        </w:rPr>
      </w:r>
    </w:p>
    <w:p>
      <w:pPr>
        <w:pBdr/>
        <w:spacing/>
        <w:ind/>
        <w:rPr>
          <w:highlight w:val="none"/>
        </w:rPr>
      </w:pPr>
      <w:r>
        <w:rPr>
          <w:highlight w:val="none"/>
        </w:rPr>
        <w:t xml:space="preserve">=&gt; il faut bien noter les avantages et inconvénients de cette méthode et le fait qu’il faut notamment acquérir avec les gradients de diffusion en mode dipolaire et que ce type d’acquisition ne convient pas à une reconstruction de type CSD.</w:t>
      </w:r>
      <w:r>
        <w:rPr>
          <w:highlight w:val="none"/>
        </w:rPr>
      </w:r>
      <w:r>
        <w:rPr>
          <w:highlight w:val="none"/>
        </w:rPr>
      </w:r>
    </w:p>
    <w:p>
      <w:pPr>
        <w:pStyle w:val="905"/>
        <w:pBdr/>
        <w:spacing/>
        <w:ind/>
        <w:rPr/>
      </w:pPr>
      <w:r/>
      <w:bookmarkStart w:id="8" w:name="_Toc8"/>
      <w:r>
        <w:t xml:space="preserve">Pour une bonne analyse DTI</w:t>
      </w:r>
      <w:r/>
      <w:bookmarkEnd w:id="8"/>
      <w:r/>
      <w:r/>
    </w:p>
    <w:p>
      <w:pPr>
        <w:pBdr/>
        <w:spacing/>
        <w:ind/>
        <w:rPr>
          <w:highlight w:val="none"/>
        </w:rPr>
      </w:pPr>
      <w:r>
        <w:t xml:space="preserve">Le premier type d'analyse auquel on peut penser est le DTI et le métriques associées telles que FA, MD (=ADC), RD etc...</w:t>
      </w:r>
      <w:r>
        <w:rPr>
          <w:highlight w:val="none"/>
        </w:rPr>
      </w:r>
      <w:r>
        <w:rPr>
          <w:highlight w:val="none"/>
        </w:rPr>
      </w:r>
    </w:p>
    <w:p>
      <w:pPr>
        <w:pBdr/>
        <w:spacing/>
        <w:ind/>
        <w:rPr/>
      </w:pPr>
      <w:r>
        <w:t xml:space="preserve">J</w:t>
      </w:r>
      <w:r>
        <w:t xml:space="preserve">'ai lu quelque part que la FA estimée étaient dépendante de la valeur de b utilisée à l'acquisition et qu'avec un b &gt;1200, le modèle de diffusion faisait que la FA estimé était biaisé (DSI Studio utilise toutes les directions avec b &lt; </w:t>
      </w:r>
      <w:r>
        <w:rPr>
          <w:b/>
        </w:rPr>
        <w:t xml:space="preserve">1</w:t>
      </w:r>
      <w:r>
        <w:rPr>
          <w:b/>
        </w:rPr>
        <w:t xml:space="preserve">750</w:t>
      </w:r>
      <w:r>
        <w:t xml:space="preserve"> pour calculer les métriques de DTI) De fait souvent les études avec plusieurs valeurs de b estiment la FA a</w:t>
      </w:r>
      <w:r>
        <w:t xml:space="preserve">vec un sous-échantillon de leur acquisition, avec leur b1000 le plus souvent. ( Par rapport à ce biais de FA pour des valeurs de b &gt; 1200, voir Diffusion Kurtosis Imaging (DKI) ) </w:t>
      </w:r>
      <w:r/>
    </w:p>
    <w:p>
      <w:pPr>
        <w:pBdr/>
        <w:spacing/>
        <w:ind/>
        <w:rPr>
          <w:highlight w:val="none"/>
        </w:rPr>
      </w:pPr>
      <w:r>
        <w:t xml:space="preserve">Concernant les directions de diffusion, 6 suffiraient mais au moins 12, sont recommandées.</w:t>
      </w:r>
      <w:r>
        <w:rPr>
          <w:highlight w:val="none"/>
        </w:rPr>
      </w:r>
      <w:r>
        <w:rPr>
          <w:highlight w:val="none"/>
        </w:rPr>
      </w:r>
    </w:p>
    <w:p>
      <w:pPr>
        <w:pStyle w:val="905"/>
        <w:pBdr/>
        <w:spacing/>
        <w:ind/>
        <w:rPr/>
      </w:pPr>
      <w:r/>
      <w:bookmarkStart w:id="9" w:name="_Toc9"/>
      <w:r>
        <w:rPr>
          <w:highlight w:val="none"/>
        </w:rPr>
        <w:t xml:space="preserve">Pour une bonne tractographie</w:t>
      </w:r>
      <w:r/>
      <w:bookmarkEnd w:id="9"/>
      <w:r/>
      <w:r/>
    </w:p>
    <w:p>
      <w:pPr>
        <w:pBdr/>
        <w:spacing/>
        <w:ind/>
        <w:rPr>
          <w:highlight w:val="none"/>
        </w:rPr>
      </w:pPr>
      <w:r>
        <w:rPr>
          <w:highlight w:val="none"/>
        </w:rPr>
        <w:t xml:space="preserve">D</w:t>
      </w:r>
      <w:r>
        <w:rPr>
          <w:highlight w:val="none"/>
        </w:rPr>
        <w:t xml:space="preserve">ans ce cas, un nombre plus important de directions est requis et l'acquisition de plusieurs valeurs de b semble recommandé. (les réflexions ci-dessous sont en grande partie inspirée des cours du HCP: </w:t>
      </w:r>
      <w:hyperlink r:id="rId14" w:tooltip="https://wustl.app.box.com/s/pzbdltem3jxjs0uxhz51p3mfpd9csdt5" w:history="1">
        <w:r>
          <w:rPr>
            <w:rStyle w:val="885"/>
            <w:highlight w:val="none"/>
          </w:rPr>
          <w:t xml:space="preserve">https://wustl.app.box.com/s/pzbdltem3jxjs0uxhz51p3mfpd9c</w:t>
        </w:r>
        <w:r>
          <w:rPr>
            <w:rStyle w:val="885"/>
            <w:highlight w:val="none"/>
          </w:rPr>
          <w:t xml:space="preserve">sdt5</w:t>
        </w:r>
      </w:hyperlink>
      <w:r>
        <w:rPr>
          <w:highlight w:val="none"/>
        </w:rPr>
        <w:t xml:space="preserve">)</w:t>
      </w:r>
      <w:r>
        <w:rPr>
          <w:highlight w:val="none"/>
        </w:rPr>
      </w:r>
      <w:r>
        <w:rPr>
          <w:highlight w:val="none"/>
        </w:rPr>
      </w:r>
    </w:p>
    <w:p>
      <w:pPr>
        <w:pBdr/>
        <w:spacing/>
        <w:ind/>
        <w:rPr>
          <w:highlight w:val="none"/>
        </w:rPr>
      </w:pPr>
      <w:r>
        <w:rPr>
          <w:highlight w:val="none"/>
        </w:rPr>
        <w:t xml:space="preserve">A noter : la critique lue dans DSI studio sur le choix des directions du HCP </w:t>
      </w:r>
      <w:r>
        <w:rPr>
          <w:highlight w:val="none"/>
        </w:rPr>
        <w:t xml:space="preserve">(</w:t>
      </w:r>
      <w:r>
        <w:rPr>
          <w:highlight w:val="none"/>
        </w:rPr>
      </w:r>
      <w:hyperlink r:id="rId15" w:tooltip="https://dsi-studio.labsolver.org/doc/how_to_acquire_dmri.html" w:history="1">
        <w:r>
          <w:rPr>
            <w:rStyle w:val="885"/>
            <w:highlight w:val="none"/>
          </w:rPr>
          <w:t xml:space="preserve">https://dsi-studio.labsolver.org/doc/how_to_acquire_dmri.html</w:t>
        </w:r>
        <w:r>
          <w:rPr>
            <w:rStyle w:val="885"/>
            <w:highlight w:val="none"/>
          </w:rPr>
        </w:r>
        <w:r>
          <w:rPr>
            <w:rStyle w:val="885"/>
          </w:rPr>
        </w:r>
        <w:r>
          <w:rPr>
            <w:rStyle w:val="885"/>
            <w:highlight w:val="none"/>
          </w:rPr>
        </w:r>
      </w:hyperlink>
      <w:r>
        <w:t xml:space="preserve">)</w:t>
      </w:r>
      <w:r>
        <w:rPr>
          <w:highlight w:val="none"/>
        </w:rPr>
      </w:r>
      <w:r>
        <w:rPr>
          <w:highlight w:val="none"/>
        </w:rPr>
      </w:r>
    </w:p>
    <w:p>
      <w:pPr>
        <w:pBdr/>
        <w:spacing/>
        <w:ind/>
        <w:rPr/>
      </w:pPr>
      <w:r>
        <w:rPr>
          <w:highlight w:val="none"/>
        </w:rPr>
      </w:r>
      <w:commentRangeStart w:id="3"/>
      <w:r>
        <w:rPr>
          <w:highlight w:val="none"/>
        </w:rPr>
        <w:t xml:space="preserve">J'ai le souvenir d'avoir lu comme recommandations d'utiliser au moins 30 directions de diffusion à b1000, et d'utiliser d'autant plus de directions que la sphere (correspondant à une certaine valeur de b) est grande.</w:t>
      </w:r>
      <w:r>
        <w:rPr>
          <w:highlight w:val="none"/>
        </w:rPr>
      </w:r>
      <w:commentRangeEnd w:id="3"/>
      <w:r>
        <w:commentReference w:id="3"/>
      </w:r>
      <w:r>
        <w:rPr>
          <w:highlight w:val="none"/>
        </w:rPr>
      </w:r>
      <w:r/>
    </w:p>
    <w:p>
      <w:pPr>
        <w:pBdr/>
        <w:spacing/>
        <w:ind/>
        <w:rPr>
          <w:highlight w:val="none"/>
        </w:rPr>
      </w:pPr>
      <w:r>
        <w:rPr>
          <w:highlight w:val="none"/>
        </w:rPr>
        <w:t xml:space="preserve">Le rationel est le suivant: De plus grandes valeurs de b permettent d'avoir une meilleur résolution angulaire pour résoudre les croisements de fibres, mais plus b est grand et plus le SNR est faible....</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4357515"/>
                <wp:effectExtent l="0" t="0" r="0" b="0"/>
                <wp:docPr id="1"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24862" name="" hidden="0"/>
                        <pic:cNvPicPr>
                          <a:picLocks noChangeAspect="1"/>
                        </pic:cNvPicPr>
                        <pic:nvPr isPhoto="0" userDrawn="0"/>
                      </pic:nvPicPr>
                      <pic:blipFill>
                        <a:blip r:embed="rId16"/>
                        <a:stretch/>
                      </pic:blipFill>
                      <pic:spPr bwMode="auto">
                        <a:xfrm>
                          <a:off x="0" y="0"/>
                          <a:ext cx="5940424" cy="4357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343.11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t xml:space="preserve">Voir les tests faits par le HCP: </w:t>
      </w:r>
      <w:r>
        <w:rPr>
          <w:highlight w:val="none"/>
        </w:rPr>
      </w:r>
      <w:r>
        <w:rPr>
          <w:highlight w:val="none"/>
        </w:rPr>
      </w:r>
    </w:p>
    <w:p>
      <w:pPr>
        <w:pBdr/>
        <w:spacing/>
        <w:ind/>
        <w:rPr>
          <w:highlight w:val="none"/>
        </w:rPr>
      </w:pPr>
      <w:r>
        <w:rPr>
          <w:highlight w:val="none"/>
        </w:rPr>
        <w:t xml:space="preserve">Sotiropoulos, S. N.; Jbabdi, S.; Xu, J.; Andersson, J. L.; Moeller, S.; Auerbach, E. J.; Glasser, M. F.; Hernandez, M.; Sapiro, G.; Jenkinson, M.; Feinberg, D. A.; Yacoub, E.; Lenglet, C.; Van Essen, D. C.; Ugurbil, K.; Behr</w:t>
      </w:r>
      <w:r>
        <w:rPr>
          <w:highlight w:val="none"/>
        </w:rPr>
        <w:t xml:space="preserve">ens, T. E. J. Advances in Diffusion MRI Acquisition and Processing in the Human Connectome Project. NeuroImage2013, 80, 125–143. </w:t>
      </w:r>
      <w:hyperlink r:id="rId17" w:tooltip="https://doi.org/10.1016/j.neuroimage.2013.05.057" w:history="1">
        <w:r>
          <w:rPr>
            <w:rStyle w:val="885"/>
            <w:highlight w:val="none"/>
          </w:rPr>
          <w:t xml:space="preserve">https://doi.org/10.1016/j.neuroimage.2013.05.057</w:t>
        </w:r>
        <w:r>
          <w:rPr>
            <w:rStyle w:val="885"/>
            <w:highlight w:val="none"/>
          </w:rPr>
        </w:r>
        <w:r>
          <w:rPr>
            <w:rStyle w:val="885"/>
          </w:rPr>
        </w:r>
      </w:hyperlink>
      <w:r>
        <w:rPr>
          <w:highlight w:val="none"/>
        </w:rPr>
      </w:r>
      <w:r>
        <w:rPr>
          <w:highlight w:val="none"/>
        </w:rP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188040" cy="2094998"/>
                <wp:effectExtent l="0" t="0" r="0" b="0"/>
                <wp:docPr id="2"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65330" name="" hidden="0"/>
                        <pic:cNvPicPr>
                          <a:picLocks noChangeAspect="1"/>
                        </pic:cNvPicPr>
                        <pic:nvPr isPhoto="0" userDrawn="0"/>
                      </pic:nvPicPr>
                      <pic:blipFill>
                        <a:blip r:embed="rId18"/>
                        <a:stretch/>
                      </pic:blipFill>
                      <pic:spPr bwMode="auto">
                        <a:xfrm flipH="0" flipV="0">
                          <a:off x="0" y="0"/>
                          <a:ext cx="3188039" cy="2094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1.03pt;height:164.96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905"/>
        <w:pBdr/>
        <w:spacing/>
        <w:ind/>
        <w:rPr/>
      </w:pPr>
      <w:r/>
      <w:bookmarkStart w:id="10" w:name="_Toc10"/>
      <w:r>
        <w:rPr>
          <w:highlight w:val="none"/>
        </w:rPr>
        <w:t xml:space="preserve">Pour du DKI (Diffusion Kurtosis Imaging)</w:t>
      </w:r>
      <w:r/>
      <w:bookmarkEnd w:id="10"/>
      <w:r/>
      <w:r/>
    </w:p>
    <w:p>
      <w:pPr>
        <w:pBdr/>
        <w:spacing/>
        <w:ind/>
        <w:jc w:val="left"/>
        <w:rPr>
          <w:highlight w:val="none"/>
        </w:rPr>
      </w:pPr>
      <w:r>
        <w:rPr>
          <w:highlight w:val="none"/>
        </w:rPr>
        <w:t xml:space="preserve">Au moins deux </w:t>
      </w:r>
      <w:r>
        <w:rPr>
          <w:highlight w:val="none"/>
        </w:rPr>
        <w:t xml:space="preserve">valeur de b. A compléter...</w:t>
      </w:r>
      <w:r>
        <w:rPr>
          <w:highlight w:val="none"/>
        </w:rPr>
      </w:r>
      <w:r>
        <w:rPr>
          <w:highlight w:val="none"/>
        </w:rPr>
      </w:r>
    </w:p>
    <w:p>
      <w:pPr>
        <w:pBdr/>
        <w:spacing/>
        <w:ind/>
        <w:jc w:val="left"/>
        <w:rPr>
          <w:highlight w:val="none"/>
        </w:rPr>
      </w:pPr>
      <w:r>
        <w:rPr>
          <w:highlight w:val="none"/>
        </w:rPr>
      </w:r>
      <w:r>
        <w:rPr>
          <w:highlight w:val="none"/>
        </w:rPr>
        <w:t xml:space="preserve">https://dipy.org/documentation/1.0.0./examples_built/reconst_dki/</w:t>
      </w:r>
      <w:r>
        <w:rPr>
          <w:highlight w:val="none"/>
        </w:rPr>
      </w:r>
      <w:r>
        <w:rPr>
          <w:highlight w:val="none"/>
        </w:rPr>
      </w:r>
    </w:p>
    <w:p>
      <w:pPr>
        <w:pStyle w:val="905"/>
        <w:pBdr/>
        <w:spacing/>
        <w:ind/>
        <w:rPr/>
      </w:pPr>
      <w:r/>
      <w:bookmarkStart w:id="11" w:name="_Toc11"/>
      <w:r>
        <w:rPr>
          <w:highlight w:val="none"/>
        </w:rPr>
        <w:t xml:space="preserve">Pour du NODDI</w:t>
      </w:r>
      <w:r/>
      <w:bookmarkEnd w:id="11"/>
      <w:r/>
      <w:r/>
    </w:p>
    <w:p>
      <w:pPr>
        <w:pBdr/>
        <w:spacing/>
        <w:ind/>
        <w:jc w:val="left"/>
        <w:rPr/>
      </w:pPr>
      <w:r>
        <w:rPr>
          <w:highlight w:val="none"/>
        </w:rPr>
        <w:t xml:space="preserve">Une première piste: Protocole optimisé dans le papier original de NODDI (Zhang et al. 2012) : 30 b=711 s/mm^2 and 60 b=2855 s/mm^2 and 9b=0</w:t>
      </w:r>
      <w:r>
        <w:rPr>
          <w:highlight w:val="none"/>
        </w:rPr>
      </w:r>
      <w:r/>
    </w:p>
    <w:p>
      <w:pPr>
        <w:pBdr/>
        <w:spacing/>
        <w:ind/>
        <w:jc w:val="left"/>
        <w:rPr/>
      </w:pPr>
      <w:r>
        <w:rPr>
          <w:highlight w:val="none"/>
        </w:rPr>
        <w:t xml:space="preserve">D</w:t>
      </w:r>
      <w:r>
        <w:rPr>
          <w:highlight w:val="none"/>
        </w:rPr>
        <w:t xml:space="preserve">euxième piste: Un exemple de protocole utilisé récemment sur une 3T Siemens Prisma: TA= 22minutes: TE = 74 ms; TR = 4970 ms; GRAPPA acceleration factor = 2, matrix: 130  130; FOV = 208  208 mm2; nominal spatial resolution = 1.6  1.6  1.6 mm3; multiband acc</w:t>
      </w:r>
      <w:r>
        <w:rPr>
          <w:highlight w:val="none"/>
        </w:rPr>
        <w:t xml:space="preserve">eleration factor = 2; phase-encoding direction: A&gt;P. 228 directions: 38 at b=1000s/mm2, 76 at b = 2000 s/mm2, and 114 at b = 3000 s/mm2) and 14b = 0 s/mm2 images (interleaved throughout the acquisition) </w:t>
      </w:r>
      <w:r>
        <w:rPr>
          <w:highlight w:val="none"/>
        </w:rPr>
      </w:r>
      <w:r/>
    </w:p>
    <w:p>
      <w:pPr>
        <w:pBdr/>
        <w:spacing/>
        <w:ind/>
        <w:jc w:val="left"/>
        <w:rPr/>
      </w:pPr>
      <w:r>
        <w:rPr>
          <w:highlight w:val="none"/>
        </w:rPr>
        <w:t xml:space="preserve">https://linkinghub.elsevier.com/retrieve/pii/S0306452221000105</w:t>
      </w:r>
      <w:r>
        <w:rPr>
          <w:highlight w:val="none"/>
        </w:rPr>
      </w:r>
      <w:r/>
    </w:p>
    <w:p>
      <w:pPr>
        <w:pBdr/>
        <w:spacing/>
        <w:ind/>
        <w:jc w:val="left"/>
        <w:rPr>
          <w:highlight w:val="none"/>
        </w:rPr>
      </w:pPr>
      <w:r>
        <w:rPr>
          <w:highlight w:val="none"/>
        </w:rPr>
        <w:t xml:space="preserve">Lehman et al. Longitudinal Reproducibility of Neurite Orientation Dispersion and Density Imaging (NODDI) Derived Metrics in the White Matter, Neuroscience (2021)</w:t>
      </w:r>
      <w:r>
        <w:rPr>
          <w:highlight w:val="none"/>
        </w:rPr>
      </w:r>
      <w:r>
        <w:rPr>
          <w:highlight w:val="none"/>
        </w:rPr>
      </w:r>
    </w:p>
    <w:p>
      <w:pPr>
        <w:pStyle w:val="904"/>
        <w:pBdr/>
        <w:spacing/>
        <w:ind/>
        <w:rPr>
          <w:highlight w:val="none"/>
        </w:rPr>
      </w:pPr>
      <w:r/>
      <w:bookmarkStart w:id="12" w:name="_Toc12"/>
      <w:r>
        <w:rPr>
          <w:highlight w:val="none"/>
        </w:rPr>
        <w:t xml:space="preserve">Acquisition</w:t>
      </w:r>
      <w:r>
        <w:rPr>
          <w:highlight w:val="none"/>
        </w:rPr>
      </w:r>
      <w:bookmarkEnd w:id="12"/>
      <w:r/>
      <w:r>
        <w:rPr>
          <w:highlight w:val="none"/>
        </w:rPr>
      </w:r>
    </w:p>
    <w:p>
      <w:pPr>
        <w:pBdr/>
        <w:spacing/>
        <w:ind/>
        <w:rPr/>
      </w:pPr>
      <w:r>
        <w:t xml:space="preserve">Proposition de protocole d'acquisition, basé sur https://github.com/neurolabusc/dcm_qa_toshiba.</w:t>
      </w:r>
      <w:r/>
    </w:p>
    <w:p>
      <w:pPr>
        <w:pBdr/>
        <w:spacing/>
        <w:ind/>
        <w:rPr>
          <w:highlight w:val="none"/>
        </w:rPr>
      </w:pPr>
      <w:r>
        <w:t xml:space="preserve">L</w:t>
      </w:r>
      <w:r>
        <w:t xml:space="preserve">'idée est d'obtenir un protocole assez facile à mettre en place et rapide pour déterminer comment les b-valeurs et les directions du gradient de diffusion sont stockées dans les fichiers DICOM. En l'absence de fantôme anisotrope facile à réaliser, il faudr</w:t>
      </w:r>
      <w:r>
        <w:t xml:space="preserve">ait réaliser les acquisitions sur un volontaire.</w:t>
      </w:r>
      <w:r>
        <w:rPr>
          <w:highlight w:val="none"/>
        </w:rPr>
      </w:r>
      <w:r>
        <w:rPr>
          <w:highlight w:val="none"/>
        </w:rPr>
      </w:r>
    </w:p>
    <w:p>
      <w:pPr>
        <w:pStyle w:val="905"/>
        <w:pBdr/>
        <w:spacing/>
        <w:ind/>
        <w:rPr/>
      </w:pPr>
      <w:r/>
      <w:bookmarkStart w:id="13" w:name="_Toc13"/>
      <w:r>
        <w:rPr>
          <w:highlight w:val="none"/>
        </w:rPr>
        <w:t xml:space="preserve">Temps de répétition</w:t>
      </w:r>
      <w:r/>
      <w:bookmarkEnd w:id="13"/>
      <w:r/>
      <w:r/>
    </w:p>
    <w:p>
      <w:pPr>
        <w:pStyle w:val="905"/>
        <w:pBdr/>
        <w:spacing/>
        <w:ind/>
        <w:rPr/>
      </w:pPr>
      <w:r/>
      <w:bookmarkStart w:id="14" w:name="_Toc14"/>
      <w:r>
        <w:t xml:space="preserve">Multi-bande et/ou Grappa</w:t>
      </w:r>
      <w:r/>
      <w:bookmarkEnd w:id="14"/>
      <w:r/>
      <w:r/>
    </w:p>
    <w:p>
      <w:pPr>
        <w:pStyle w:val="905"/>
        <w:pBdr/>
        <w:spacing/>
        <w:ind/>
        <w:rPr>
          <w:highlight w:val="none"/>
        </w:rPr>
      </w:pPr>
      <w:r/>
      <w:bookmarkStart w:id="15" w:name="_Toc15"/>
      <w:r>
        <w:t xml:space="preserve">Gradient mono ou bi-polaire</w:t>
      </w:r>
      <w:r>
        <w:rPr>
          <w:highlight w:val="none"/>
        </w:rPr>
      </w:r>
      <w:bookmarkEnd w:id="15"/>
      <w:r/>
      <w:r>
        <w:rPr>
          <w:highlight w:val="none"/>
        </w:rPr>
      </w:r>
    </w:p>
    <w:p>
      <w:pPr>
        <w:pStyle w:val="905"/>
        <w:pBdr/>
        <w:spacing/>
        <w:ind/>
        <w:rPr/>
      </w:pPr>
      <w:r/>
      <w:bookmarkStart w:id="16" w:name="_Toc16"/>
      <w:r>
        <w:t xml:space="preserve">Acquisitions segmentées</w:t>
      </w:r>
      <w:r/>
      <w:bookmarkEnd w:id="16"/>
      <w:r/>
      <w:r/>
    </w:p>
    <w:p>
      <w:pPr>
        <w:pStyle w:val="905"/>
        <w:pBdr/>
        <w:spacing/>
        <w:ind/>
        <w:rPr/>
      </w:pPr>
      <w:r/>
      <w:bookmarkStart w:id="17" w:name="_Toc17"/>
      <w:r>
        <w:t xml:space="preserve">Transformée de fourier partielles</w:t>
      </w:r>
      <w:r/>
      <w:bookmarkEnd w:id="17"/>
      <w:r/>
      <w:r/>
    </w:p>
    <w:p>
      <w:pPr>
        <w:pBdr/>
        <w:spacing/>
        <w:ind/>
        <w:rPr>
          <w:highlight w:val="none"/>
        </w:rPr>
      </w:pPr>
      <w:r>
        <w:t xml:space="preserve">Impact sur les analyses ?</w:t>
      </w:r>
      <w:r>
        <w:rPr>
          <w:highlight w:val="none"/>
        </w:rPr>
      </w:r>
      <w:r>
        <w:rPr>
          <w:highlight w:val="none"/>
        </w:rPr>
      </w:r>
    </w:p>
    <w:p>
      <w:pPr>
        <w:pStyle w:val="905"/>
        <w:pBdr/>
        <w:spacing/>
        <w:ind/>
        <w:rPr/>
      </w:pPr>
      <w:r/>
      <w:bookmarkStart w:id="18" w:name="_Toc18"/>
      <w:r>
        <w:t xml:space="preserve">Résolution</w:t>
      </w:r>
      <w:r/>
      <w:bookmarkEnd w:id="18"/>
      <w:r/>
      <w:r/>
    </w:p>
    <w:p>
      <w:pPr>
        <w:pBdr/>
        <w:spacing/>
        <w:ind/>
        <w:rPr/>
      </w:pPr>
      <w:r>
        <w:t xml:space="preserve">Rorden conseille du 3 mm iso. </w:t>
      </w:r>
      <w:r>
        <w:t xml:space="preserve">Ca parait</w:t>
      </w:r>
      <w:r>
        <w:t xml:space="preserve"> </w:t>
      </w:r>
      <w:r>
        <w:t xml:space="preserve">être une résolution</w:t>
      </w:r>
      <w:r>
        <w:t xml:space="preserve"> peu </w:t>
      </w:r>
      <w:r>
        <w:t xml:space="preserve">basse</w:t>
      </w:r>
      <w:r>
        <w:t xml:space="preserve"> et </w:t>
      </w:r>
      <w:r>
        <w:t xml:space="preserve">on risque d'y perdre en résolution angulaire ; si le temps le permet, 2 mm iso ou moins) serait plus adapté. La résolution isotrope est en revanche très importante : sans ça on aura une </w:t>
      </w:r>
      <w:r>
        <w:t xml:space="preserve">atténuation différente selon l'orientation relative des structures, du voxel, et du gradient de diffusion.</w:t>
      </w:r>
      <w:r/>
    </w:p>
    <w:p>
      <w:pPr>
        <w:pStyle w:val="905"/>
        <w:pBdr/>
        <w:spacing/>
        <w:ind/>
        <w:rPr/>
      </w:pPr>
      <w:r/>
      <w:bookmarkStart w:id="19" w:name="_Toc19"/>
      <w:r>
        <w:t xml:space="preserve">b-valeurs</w:t>
      </w:r>
      <w:r/>
      <w:bookmarkEnd w:id="19"/>
      <w:r/>
      <w:r/>
    </w:p>
    <w:p>
      <w:pPr>
        <w:pBdr/>
        <w:spacing/>
        <w:ind/>
        <w:rPr/>
      </w:pPr>
      <w:r>
        <w:t xml:space="preserve">en plus d'une acquisition à b=0 s/mm^2, il serait intéressant de faire les acquisitions à deux b-valeurs (e.g. 750 s/mm^2 et 1000 s/mm^2) afin de mieux identifier le champ contenant cette valeur et les éventuelles variations liées au stockage so</w:t>
      </w:r>
      <w:r>
        <w:t xml:space="preserve">it de la b-valeur idéale (telle que saisie sur la console) ou de la b-valeur effective (modulée par les gradients d'imagerie).</w:t>
      </w:r>
      <w:r/>
    </w:p>
    <w:p>
      <w:pPr>
        <w:pStyle w:val="905"/>
        <w:pBdr/>
        <w:spacing/>
        <w:ind/>
        <w:rPr/>
      </w:pPr>
      <w:r/>
      <w:bookmarkStart w:id="20" w:name="_Toc20"/>
      <w:r>
        <w:t xml:space="preserve">Directions du gradient de diffusion</w:t>
      </w:r>
      <w:r/>
      <w:bookmarkEnd w:id="20"/>
      <w:r/>
      <w:r/>
    </w:p>
    <w:p>
      <w:pPr>
        <w:pBdr/>
        <w:spacing/>
        <w:ind/>
        <w:rPr/>
      </w:pPr>
      <w:r>
        <w:t xml:space="preserve">12 directions suffisent, si elles sont bien échantillonnées. Si on utilise les deux b-valeurs précédentes, on peut utiliser 12 directions pour b=1000 s/mm^2 et 9 pour b=750 s/mm^2.</w:t>
      </w:r>
      <w:r/>
    </w:p>
    <w:p>
      <w:pPr>
        <w:pStyle w:val="905"/>
        <w:pBdr/>
        <w:spacing/>
        <w:ind/>
        <w:rPr/>
      </w:pPr>
      <w:r/>
      <w:bookmarkStart w:id="21" w:name="_Toc21"/>
      <w:r>
        <w:t xml:space="preserve">Orientation des coupes</w:t>
      </w:r>
      <w:r/>
      <w:bookmarkEnd w:id="21"/>
      <w:r/>
      <w:r/>
    </w:p>
    <w:p>
      <w:pPr>
        <w:pBdr/>
        <w:spacing/>
        <w:ind/>
        <w:rPr>
          <w:highlight w:val="none"/>
        </w:rPr>
      </w:pPr>
      <w:r>
        <w:t xml:space="preserve">plusieurs acquisitions avec des orientations de coupes différentes doivent être réalisés afin de déterminer le repère utilisé par les directions du gradient de diffusion (patient, aimant, gradient, image, etc.). On peut s'en sortir </w:t>
      </w:r>
      <w:r>
        <w:t xml:space="preserve">a</w:t>
      </w:r>
      <w:r>
        <w:t xml:space="preserve"> minima avec trois acquisitions, en axial pur, sagittal pur, coronal pur. Rorden conseille en plus de rajouter une orientation oblique à 30 °, et il peut être intéressant de jouer également avec les directions respectives des gradients de lecture et de pha</w:t>
      </w:r>
      <w:r>
        <w:t xml:space="preserve">se (e.g. acquisitions axiales avec lecture en RL et phase en AP puis lecture en AP et phase en RL).</w:t>
      </w:r>
      <w:r>
        <w:rPr>
          <w:highlight w:val="none"/>
        </w:rPr>
      </w:r>
      <w:r>
        <w:rPr>
          <w:highlight w:val="none"/>
        </w:rPr>
      </w:r>
    </w:p>
    <w:p>
      <w:pPr>
        <w:pStyle w:val="905"/>
        <w:pBdr/>
        <w:spacing/>
        <w:ind/>
        <w:rPr>
          <w:highlight w:val="none"/>
        </w:rPr>
      </w:pPr>
      <w:r/>
      <w:bookmarkStart w:id="22" w:name="_Toc22"/>
      <w:r>
        <w:rPr>
          <w:highlight w:val="none"/>
        </w:rPr>
        <w:t xml:space="preserve">Sauvegarde des images de phases</w:t>
      </w:r>
      <w:r>
        <w:rPr>
          <w:highlight w:val="none"/>
        </w:rPr>
      </w:r>
      <w:bookmarkEnd w:id="22"/>
      <w:r/>
      <w:r>
        <w:rPr>
          <w:highlight w:val="none"/>
        </w:rPr>
      </w:r>
    </w:p>
    <w:p>
      <w:pPr>
        <w:pBdr/>
        <w:spacing/>
        <w:ind/>
        <w:rPr>
          <w:highlight w:val="none"/>
        </w:rPr>
      </w:pPr>
      <w:r>
        <w:t xml:space="preserve">Pour utiliser NORDIC par exemple : </w:t>
      </w:r>
      <w:hyperlink r:id="rId19" w:tooltip="https://www.sciencedirect.com/science/article/pii/S1053811920310247" w:history="1">
        <w:r>
          <w:rPr>
            <w:rStyle w:val="885"/>
          </w:rPr>
          <w:t xml:space="preserve">https://www.sciencedirect.com/science/article/pii/S1053811920310247</w:t>
        </w:r>
        <w:r>
          <w:rPr>
            <w:rStyle w:val="885"/>
          </w:rPr>
        </w:r>
        <w:r>
          <w:rPr>
            <w:rStyle w:val="885"/>
          </w:rPr>
          <w:t xml:space="preserve">sdf</w:t>
        </w:r>
      </w:hyperlink>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before="0" w:line="324" w:lineRule="atLeast"/>
        <w:ind w:right="0" w:firstLine="0" w:left="0"/>
        <w:jc w:val="left"/>
        <w:rPr>
          <w:rFonts w:ascii="Arial" w:hAnsi="Arial" w:eastAsia="Arial" w:cs="Arial"/>
          <w:sz w:val="24"/>
          <w:szCs w:val="24"/>
          <w:highlight w:val="none"/>
        </w:rPr>
      </w:pPr>
      <w:r>
        <w:rPr>
          <w:highlight w:val="none"/>
        </w:rPr>
        <w:t xml:space="preserve">Mais la question demeure sur la manière de reconstruire la phase. Les papiers utilisant NORDIC semblent reconstruire la phase à leur façon. Par exemple :</w:t>
        <w:br/>
        <w:t xml:space="preserve">« </w:t>
      </w:r>
      <w:r>
        <w:rPr>
          <w:highlight w:val="none"/>
        </w:rPr>
        <w:t xml:space="preserve">I</w:t>
      </w:r>
      <w:r>
        <w:rPr>
          <w:highlight w:val="none"/>
        </w:rPr>
        <w:t xml:space="preserve">n order to allow distortion correction and processing for complex data and avoid phase incoherence artifacts, the raw complex-valued diffusion data were rotated to the real axis using the phase information. A spatially varying phase-field was estimated and</w:t>
      </w:r>
      <w:r>
        <w:rPr>
          <w:highlight w:val="none"/>
        </w:rPr>
        <w:t xml:space="preserve"> </w:t>
      </w:r>
      <w:r>
        <w:rPr>
          <w:highlight w:val="none"/>
        </w:rPr>
        <w:t xml:space="preserve">complex vectors were multiplied with the conjugate of the phase. The phase-field was estimated uniquely for each slice and volume by firstly removing the phase variations from k-space sampling and coil sensitivity combination, and secondly by removing an e</w:t>
      </w:r>
      <w:r>
        <w:rPr>
          <w:highlight w:val="none"/>
        </w:rPr>
        <w:t xml:space="preserve">s</w:t>
      </w:r>
      <w:r>
        <w:rPr>
          <w:highlight w:val="none"/>
        </w:rPr>
        <w:t xml:space="preserve">timate of a smooth residual phase-field. The smooth residual phase-field was estimated using a low-pass filter with a narrowed tapered cosine filter (a Tukey filter with an FWHM of 58%). Hence, the final signal was rotated approximately along the real axis</w:t>
      </w:r>
      <w:r>
        <w:rPr>
          <w:highlight w:val="none"/>
        </w:rPr>
        <w:t xml:space="preserve">, subject to the smoothness constraints. »</w:t>
        <w:br/>
      </w:r>
      <w:r>
        <w:rPr>
          <w:rFonts w:ascii="Arial" w:hAnsi="Arial" w:eastAsia="Arial" w:cs="Arial"/>
          <w:color w:val="000000"/>
          <w:sz w:val="24"/>
        </w:rPr>
        <w:t xml:space="preserve">Manzano-Patron, J.-P.; Moeller, S.; Andersson, J. L. R.; Yacoub, E.; Sotiropoulos, S. N. </w:t>
      </w:r>
      <w:r>
        <w:rPr>
          <w:rFonts w:ascii="Arial" w:hAnsi="Arial" w:eastAsia="Arial" w:cs="Arial"/>
          <w:b/>
          <w:i/>
          <w:color w:val="000000"/>
          <w:sz w:val="24"/>
        </w:rPr>
        <w:t xml:space="preserve">Denoising Diffusion MRI: Considerations and Implications for Analysis</w:t>
      </w:r>
      <w:r>
        <w:rPr>
          <w:rFonts w:ascii="Arial" w:hAnsi="Arial" w:eastAsia="Arial" w:cs="Arial"/>
          <w:b/>
          <w:color w:val="000000"/>
          <w:sz w:val="24"/>
        </w:rPr>
        <w:t xml:space="preserve">;</w:t>
      </w:r>
      <w:r>
        <w:rPr>
          <w:rFonts w:ascii="Arial" w:hAnsi="Arial" w:eastAsia="Arial" w:cs="Arial"/>
          <w:color w:val="000000"/>
          <w:sz w:val="24"/>
        </w:rPr>
        <w:t xml:space="preserve"> preprint; Neuroscience, 2023. </w:t>
      </w:r>
      <w:hyperlink r:id="rId20" w:tooltip="https://doi.org/10.1101/2023.07.24.550348" w:history="1">
        <w:r>
          <w:rPr>
            <w:rStyle w:val="885"/>
            <w:rFonts w:ascii="Arial" w:hAnsi="Arial" w:eastAsia="Arial" w:cs="Arial"/>
            <w:color w:val="0000ee"/>
            <w:sz w:val="24"/>
            <w:u w:val="single"/>
          </w:rPr>
          <w:t xml:space="preserve">https://doi.org/10.1101/2023.07.24.550348</w:t>
        </w:r>
      </w:hyperlink>
      <w:r>
        <w:rPr>
          <w:rFonts w:ascii="Arial" w:hAnsi="Arial" w:eastAsia="Arial" w:cs="Arial"/>
          <w:color w:val="000000"/>
          <w:sz w:val="24"/>
        </w:rPr>
        <w:t xml:space="preserve">.</w:t>
      </w:r>
      <w:r>
        <w:rPr>
          <w:rFonts w:ascii="Arial" w:hAnsi="Arial" w:eastAsia="Arial" w:cs="Arial"/>
          <w:color w:val="000000"/>
          <w:sz w:val="24"/>
        </w:rPr>
        <w:br/>
      </w:r>
      <w:r>
        <w:rPr>
          <w:rFonts w:ascii="Arial" w:hAnsi="Arial" w:eastAsia="Arial" w:cs="Arial"/>
          <w:sz w:val="24"/>
          <w:szCs w:val="24"/>
          <w:highlight w:val="none"/>
        </w:rPr>
      </w:r>
      <w:r>
        <w:rPr>
          <w:rFonts w:ascii="Arial" w:hAnsi="Arial" w:eastAsia="Arial" w:cs="Arial"/>
          <w:sz w:val="24"/>
          <w:szCs w:val="24"/>
          <w:highlight w:val="none"/>
        </w:rPr>
      </w:r>
    </w:p>
    <w:p>
      <w:pPr>
        <w:pBdr>
          <w:top w:val="none" w:color="000000" w:sz="4" w:space="0"/>
          <w:left w:val="none" w:color="000000" w:sz="4" w:space="0"/>
          <w:bottom w:val="none" w:color="000000" w:sz="4" w:space="0"/>
          <w:right w:val="none" w:color="000000" w:sz="4" w:space="0"/>
        </w:pBdr>
        <w:spacing w:after="0" w:before="0" w:line="324" w:lineRule="atLeast"/>
        <w:ind w:right="0" w:firstLine="0" w:left="0"/>
        <w:jc w:val="left"/>
        <w:rPr/>
      </w:pPr>
      <w:r>
        <w:rPr>
          <w:rFonts w:ascii="Arial" w:hAnsi="Arial" w:eastAsia="Arial" w:cs="Arial"/>
          <w:sz w:val="24"/>
          <w:szCs w:val="24"/>
          <w:highlight w:val="none"/>
        </w:rPr>
        <w:t xml:space="preserve">Code de ce papier qui détaille la préparation de la phase </w:t>
      </w:r>
      <w:r>
        <w:rPr>
          <w:rFonts w:ascii="Arial" w:hAnsi="Arial" w:eastAsia="Arial" w:cs="Arial"/>
          <w:sz w:val="24"/>
          <w:szCs w:val="24"/>
          <w:highlight w:val="none"/>
        </w:rPr>
        <w:t xml:space="preserve">et différentes méthodes de denoising</w:t>
      </w:r>
      <w:r>
        <w:rPr>
          <w:rFonts w:ascii="Arial" w:hAnsi="Arial" w:eastAsia="Arial" w:cs="Arial"/>
          <w:sz w:val="24"/>
          <w:szCs w:val="24"/>
          <w:highlight w:val="none"/>
        </w:rPr>
        <w:br/>
      </w:r>
      <w:r>
        <w:rPr>
          <w:rFonts w:ascii="Arial" w:hAnsi="Arial" w:eastAsia="Arial" w:cs="Arial"/>
          <w:sz w:val="24"/>
          <w:szCs w:val="24"/>
          <w:highlight w:val="none"/>
        </w:rPr>
      </w:r>
      <w:hyperlink r:id="rId21" w:tooltip="https://github.com/SPMIC-UoN/EDDEN" w:history="1">
        <w:r>
          <w:rPr>
            <w:rStyle w:val="885"/>
            <w:rFonts w:ascii="Arial" w:hAnsi="Arial" w:eastAsia="Arial" w:cs="Arial"/>
            <w:sz w:val="24"/>
            <w:szCs w:val="24"/>
            <w:highlight w:val="none"/>
          </w:rPr>
          <w:t xml:space="preserve">https://github.com/SPMIC-UoN/EDDEN</w:t>
        </w:r>
        <w:r>
          <w:rPr>
            <w:rStyle w:val="885"/>
            <w:rFonts w:ascii="Arial" w:hAnsi="Arial" w:eastAsia="Arial" w:cs="Arial"/>
            <w:sz w:val="24"/>
            <w:szCs w:val="24"/>
            <w:highlight w:val="none"/>
          </w:rPr>
        </w:r>
      </w:hyperlink>
      <w:r>
        <w:rPr>
          <w:rFonts w:ascii="Arial" w:hAnsi="Arial" w:eastAsia="Arial" w:cs="Arial"/>
          <w:sz w:val="24"/>
          <w:szCs w:val="24"/>
          <w:highlight w:val="none"/>
        </w:rPr>
        <w:br/>
      </w:r>
      <w:r>
        <w:rPr>
          <w:rFonts w:ascii="Arial" w:hAnsi="Arial" w:eastAsia="Arial" w:cs="Arial"/>
          <w:color w:val="000000"/>
          <w:sz w:val="24"/>
        </w:rPr>
        <w:t xml:space="preserve">Manzano Patron, J. P.; Moeller, S.; Andersson, J. L. R.; Ugurbil, K.; Yacoub, E.; Sotiropoulos, S. N. Denoising Diffusion MRI: Considerations and Implications for Analysis. </w:t>
      </w:r>
      <w:r>
        <w:rPr>
          <w:rFonts w:ascii="Arial" w:hAnsi="Arial" w:eastAsia="Arial" w:cs="Arial"/>
          <w:i/>
          <w:color w:val="000000"/>
          <w:sz w:val="24"/>
        </w:rPr>
        <w:t xml:space="preserve">Imaging Neuroscience</w:t>
      </w:r>
      <w:r>
        <w:rPr>
          <w:rFonts w:ascii="Arial" w:hAnsi="Arial" w:eastAsia="Arial" w:cs="Arial"/>
          <w:color w:val="000000"/>
          <w:sz w:val="24"/>
        </w:rPr>
        <w:t xml:space="preserve"> </w:t>
      </w:r>
      <w:r>
        <w:rPr>
          <w:rFonts w:ascii="Arial" w:hAnsi="Arial" w:eastAsia="Arial" w:cs="Arial"/>
          <w:b/>
          <w:color w:val="000000"/>
          <w:sz w:val="24"/>
        </w:rPr>
        <w:t xml:space="preserve">2024</w:t>
      </w:r>
      <w:r>
        <w:rPr>
          <w:rFonts w:ascii="Arial" w:hAnsi="Arial" w:eastAsia="Arial" w:cs="Arial"/>
          <w:color w:val="000000"/>
          <w:sz w:val="24"/>
        </w:rPr>
        <w:t xml:space="preserve">, </w:t>
      </w:r>
      <w:r>
        <w:rPr>
          <w:rFonts w:ascii="Arial" w:hAnsi="Arial" w:eastAsia="Arial" w:cs="Arial"/>
          <w:i/>
          <w:color w:val="000000"/>
          <w:sz w:val="24"/>
        </w:rPr>
        <w:t xml:space="preserve">2</w:t>
      </w:r>
      <w:r>
        <w:rPr>
          <w:rFonts w:ascii="Arial" w:hAnsi="Arial" w:eastAsia="Arial" w:cs="Arial"/>
          <w:color w:val="000000"/>
          <w:sz w:val="24"/>
        </w:rPr>
        <w:t xml:space="preserve">, 1–29. </w:t>
      </w:r>
      <w:hyperlink r:id="rId22" w:tooltip="https://doi.org/10.1162/imag_a_00060" w:history="1">
        <w:r>
          <w:rPr>
            <w:rStyle w:val="885"/>
            <w:rFonts w:ascii="Arial" w:hAnsi="Arial" w:eastAsia="Arial" w:cs="Arial"/>
            <w:color w:val="0000ee"/>
            <w:sz w:val="24"/>
            <w:u w:val="single"/>
          </w:rPr>
          <w:t xml:space="preserve">https://doi.org/10.1162/imag_a_00060</w:t>
        </w:r>
      </w:hyperlink>
      <w:r>
        <w:rPr>
          <w:rFonts w:ascii="Arial" w:hAnsi="Arial" w:eastAsia="Arial" w:cs="Arial"/>
          <w:color w:val="000000"/>
          <w:sz w:val="24"/>
        </w:rPr>
        <w:t xml:space="preserve">.</w:t>
      </w: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324" w:lineRule="atLeast"/>
        <w:ind w:right="0" w:firstLine="0" w:left="0"/>
        <w:jc w:val="left"/>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pPr>
        <w:pBdr>
          <w:top w:val="none" w:color="000000" w:sz="4" w:space="0"/>
          <w:left w:val="none" w:color="000000" w:sz="4" w:space="0"/>
          <w:bottom w:val="none" w:color="000000" w:sz="4" w:space="0"/>
          <w:right w:val="none" w:color="000000" w:sz="4" w:space="0"/>
        </w:pBdr>
        <w:spacing w:after="0" w:before="0" w:line="324" w:lineRule="atLeast"/>
        <w:ind w:right="0" w:firstLine="0" w:left="0"/>
        <w:jc w:val="left"/>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after="0" w:before="0" w:line="324" w:lineRule="atLeast"/>
        <w:ind w:right="0" w:firstLine="0" w:left="0"/>
        <w:jc w:val="left"/>
        <w:rPr>
          <w:rFonts w:ascii="Arial" w:hAnsi="Arial" w:eastAsia="Arial" w:cs="Arial"/>
          <w:sz w:val="24"/>
          <w:szCs w:val="24"/>
          <w:highlight w:val="none"/>
        </w:rPr>
      </w:pPr>
      <w:r>
        <w:rPr>
          <w:rFonts w:ascii="Arial" w:hAnsi="Arial" w:eastAsia="Arial" w:cs="Arial"/>
          <w:sz w:val="24"/>
          <w:highlight w:val="none"/>
        </w:rPr>
        <w:t xml:space="preserve">Utilisation de la phase pour le denoising avec MRTrix (fonction </w:t>
      </w:r>
      <w:r>
        <w:rPr>
          <w:rFonts w:ascii="IBM Plex Sans Condensed Medium" w:hAnsi="IBM Plex Sans Condensed Medium" w:eastAsia="IBM Plex Sans Condensed Medium" w:cs="IBM Plex Sans Condensed Medium"/>
          <w:sz w:val="24"/>
          <w:highlight w:val="none"/>
        </w:rPr>
        <w:t xml:space="preserve">dwidenoise</w:t>
      </w:r>
      <w:r>
        <w:rPr>
          <w:rFonts w:ascii="Arial" w:hAnsi="Arial" w:eastAsia="Arial" w:cs="Arial"/>
          <w:sz w:val="24"/>
          <w:highlight w:val="none"/>
        </w:rPr>
        <w:t xml:space="preserve">) également : deux discussions intéressantes :</w:t>
        <w:br/>
      </w:r>
      <w:r>
        <w:rPr>
          <w:rFonts w:ascii="Arial" w:hAnsi="Arial" w:eastAsia="Arial" w:cs="Arial"/>
          <w:sz w:val="24"/>
          <w:highlight w:val="none"/>
        </w:rPr>
      </w:r>
      <w:hyperlink r:id="rId23" w:tooltip="https://github.com/PennLINC/qsiprep/issues/677" w:history="1">
        <w:r>
          <w:rPr>
            <w:rStyle w:val="885"/>
            <w:rFonts w:ascii="Arial" w:hAnsi="Arial" w:eastAsia="Arial" w:cs="Arial"/>
            <w:sz w:val="24"/>
            <w:highlight w:val="none"/>
          </w:rPr>
          <w:t xml:space="preserve">https://github.com/PennLINC/qsiprep/issues/677</w:t>
        </w:r>
        <w:r>
          <w:rPr>
            <w:rStyle w:val="885"/>
            <w:rFonts w:ascii="Arial" w:hAnsi="Arial" w:eastAsia="Arial" w:cs="Arial"/>
            <w:sz w:val="24"/>
            <w:highlight w:val="none"/>
          </w:rPr>
        </w:r>
      </w:hyperlink>
      <w:r>
        <w:rPr>
          <w:rFonts w:ascii="Arial" w:hAnsi="Arial" w:eastAsia="Arial" w:cs="Arial"/>
          <w:sz w:val="24"/>
          <w:highlight w:val="none"/>
        </w:rPr>
        <w:br/>
      </w:r>
      <w:r>
        <w:rPr>
          <w:rFonts w:ascii="Arial" w:hAnsi="Arial" w:eastAsia="Arial" w:cs="Arial"/>
          <w:sz w:val="24"/>
          <w:highlight w:val="none"/>
        </w:rPr>
      </w:r>
      <w:hyperlink r:id="rId24" w:tooltip="https://community.mrtrix.org/t/unwrapping-before-dwidenoise-on-complex-valued-data/4039" w:history="1">
        <w:r>
          <w:rPr>
            <w:rStyle w:val="885"/>
            <w:rFonts w:ascii="Arial" w:hAnsi="Arial" w:eastAsia="Arial" w:cs="Arial"/>
            <w:sz w:val="24"/>
            <w:highlight w:val="none"/>
          </w:rPr>
          <w:t xml:space="preserve">https://community.mrtrix.org/t/unwrapping-before-dwidenoise-on-complex-valued-data/4039</w:t>
        </w:r>
        <w:r>
          <w:rPr>
            <w:rStyle w:val="885"/>
            <w:rFonts w:ascii="Arial" w:hAnsi="Arial" w:eastAsia="Arial" w:cs="Arial"/>
            <w:sz w:val="24"/>
            <w:highlight w:val="none"/>
          </w:rPr>
        </w:r>
        <w:r>
          <w:rPr>
            <w:rStyle w:val="885"/>
            <w:rFonts w:ascii="Arial" w:hAnsi="Arial" w:eastAsia="Arial" w:cs="Arial"/>
            <w:sz w:val="24"/>
            <w:highlight w:val="none"/>
          </w:rPr>
        </w:r>
        <w:r>
          <w:rPr>
            <w:rStyle w:val="885"/>
            <w:rFonts w:ascii="Arial" w:hAnsi="Arial" w:eastAsia="Arial" w:cs="Arial"/>
            <w:sz w:val="24"/>
            <w:szCs w:val="24"/>
            <w:highlight w:val="none"/>
          </w:rPr>
        </w:r>
      </w:hyperlink>
      <w:r>
        <w:rPr>
          <w:rFonts w:ascii="Arial" w:hAnsi="Arial" w:eastAsia="Arial" w:cs="Arial"/>
          <w:sz w:val="24"/>
          <w:szCs w:val="24"/>
          <w:highlight w:val="none"/>
        </w:rPr>
      </w:r>
      <w:r>
        <w:rPr>
          <w:rFonts w:ascii="Arial" w:hAnsi="Arial" w:eastAsia="Arial" w:cs="Arial"/>
          <w:sz w:val="24"/>
          <w:szCs w:val="24"/>
          <w:highlight w:val="none"/>
        </w:rPr>
      </w:r>
    </w:p>
    <w:p>
      <w:pPr>
        <w:pBdr>
          <w:top w:val="none" w:color="000000" w:sz="4" w:space="0"/>
          <w:left w:val="none" w:color="000000" w:sz="4" w:space="0"/>
          <w:bottom w:val="none" w:color="000000" w:sz="4" w:space="0"/>
          <w:right w:val="none" w:color="000000" w:sz="4" w:space="0"/>
        </w:pBdr>
        <w:spacing w:after="0" w:before="0" w:line="324" w:lineRule="atLeast"/>
        <w:ind w:right="0" w:firstLine="0" w:left="0"/>
        <w:jc w:val="left"/>
        <w:rPr>
          <w:rFonts w:ascii="Arial" w:hAnsi="Arial" w:eastAsia="Arial" w:cs="Arial"/>
          <w:sz w:val="24"/>
          <w:szCs w:val="24"/>
          <w:highlight w:val="none"/>
        </w:rPr>
      </w:pPr>
      <w:r>
        <w:rPr>
          <w:rFonts w:ascii="Arial" w:hAnsi="Arial" w:eastAsia="Arial" w:cs="Arial"/>
          <w:sz w:val="24"/>
          <w:highlight w:val="none"/>
        </w:rPr>
      </w:r>
      <w:r>
        <w:rPr>
          <w:rFonts w:ascii="Arial" w:hAnsi="Arial" w:eastAsia="Arial" w:cs="Arial"/>
          <w:sz w:val="24"/>
          <w:szCs w:val="24"/>
          <w:highlight w:val="none"/>
        </w:rPr>
      </w:r>
      <w:r>
        <w:rPr>
          <w:rFonts w:ascii="Arial" w:hAnsi="Arial" w:eastAsia="Arial" w:cs="Arial"/>
          <w:sz w:val="24"/>
          <w:szCs w:val="24"/>
          <w:highlight w:val="none"/>
        </w:rPr>
      </w:r>
    </w:p>
    <w:p>
      <w:pPr>
        <w:pBdr/>
        <w:spacing/>
        <w:ind/>
        <w:rPr>
          <w:highlight w:val="none"/>
        </w:rPr>
      </w:pPr>
      <w:r>
        <w:rPr>
          <w:highlight w:val="none"/>
        </w:rPr>
      </w:r>
      <w:r>
        <w:rPr>
          <w:highlight w:val="none"/>
        </w:rPr>
      </w:r>
      <w:r>
        <w:rPr>
          <w:highlight w:val="none"/>
        </w:rPr>
      </w:r>
    </w:p>
    <w:p>
      <w:pPr>
        <w:pStyle w:val="905"/>
        <w:pBdr/>
        <w:spacing/>
        <w:ind/>
        <w:rPr>
          <w:highlight w:val="none"/>
        </w:rPr>
      </w:pPr>
      <w:r/>
      <w:bookmarkStart w:id="23" w:name="_Toc23"/>
      <w:r/>
      <w:r>
        <w:rPr>
          <w:highlight w:val="none"/>
        </w:rPr>
        <w:t xml:space="preserve">3D-SE-EPI</w:t>
      </w:r>
      <w:r>
        <w:rPr>
          <w:highlight w:val="none"/>
        </w:rPr>
      </w:r>
      <w:bookmarkEnd w:id="23"/>
      <w:r/>
      <w:r>
        <w:rPr>
          <w:highlight w:val="none"/>
        </w:rPr>
      </w:r>
    </w:p>
    <w:p>
      <w:pPr>
        <w:pBdr>
          <w:top w:val="none" w:color="000000" w:sz="4" w:space="0"/>
          <w:left w:val="none" w:color="000000" w:sz="4" w:space="0"/>
          <w:bottom w:val="none" w:color="000000" w:sz="4" w:space="0"/>
          <w:right w:val="none" w:color="000000" w:sz="4" w:space="0"/>
        </w:pBdr>
        <w:spacing w:after="0" w:before="0" w:line="324" w:lineRule="atLeast"/>
        <w:ind w:right="0" w:firstLine="0" w:left="0"/>
        <w:jc w:val="left"/>
        <w:rPr/>
      </w:pPr>
      <w:r>
        <w:t xml:space="preserve">Nouvelles séquences ou reconstructions fournies par les constructeurs? (AP et PA simultanées?) </w:t>
      </w:r>
      <w:r>
        <w:rPr>
          <w:rFonts w:ascii="Arial" w:hAnsi="Arial" w:eastAsia="Arial" w:cs="Arial"/>
          <w:sz w:val="24"/>
        </w:rPr>
      </w:r>
      <w:r/>
    </w:p>
    <w:p>
      <w:pPr>
        <w:pBdr>
          <w:top w:val="none" w:color="000000" w:sz="4" w:space="0"/>
          <w:left w:val="none" w:color="000000" w:sz="4" w:space="0"/>
          <w:bottom w:val="none" w:color="000000" w:sz="4" w:space="0"/>
          <w:right w:val="none" w:color="000000" w:sz="4" w:space="0"/>
        </w:pBdr>
        <w:spacing w:after="0" w:before="0" w:line="324" w:lineRule="atLeast"/>
        <w:ind w:right="0" w:firstLine="0" w:left="0"/>
        <w:jc w:val="left"/>
        <w:rPr>
          <w:rFonts w:ascii="Arial" w:hAnsi="Arial" w:eastAsia="Arial" w:cs="Arial"/>
          <w:sz w:val="24"/>
        </w:rPr>
      </w:pPr>
      <w:r>
        <w:t xml:space="preserve">Rq : AP et PA simultanée disponible chez Siemens en C2P pour XA (en 2D SE-EPI) :</w:t>
      </w:r>
      <w:r>
        <w:br/>
      </w:r>
      <w:r>
        <w:t xml:space="preserve">Afacan, O.; Hoge, W. S.; Wallace, T. E.; Gholipour, A.; Kurugol, S.; Warfield, S. K. </w:t>
      </w:r>
      <w:r>
        <w:rPr>
          <w:b/>
        </w:rPr>
        <w:t xml:space="preserve">Simultaneous Motion and Distortion Correction Using Dual-Echo Diffusion-Weighted MRI.</w:t>
      </w:r>
      <w:r>
        <w:t xml:space="preserve"> </w:t>
      </w:r>
      <w:r>
        <w:t xml:space="preserve">Journal of Neuroimaging</w:t>
      </w:r>
      <w:r>
        <w:t xml:space="preserve"> </w:t>
      </w:r>
      <w:r>
        <w:t xml:space="preserve">2020</w:t>
      </w:r>
      <w:r>
        <w:t xml:space="preserve">, </w:t>
      </w:r>
      <w:r>
        <w:t xml:space="preserve">30</w:t>
      </w:r>
      <w:r>
        <w:t xml:space="preserve"> (3), 276–285.</w:t>
      </w:r>
      <w:r>
        <w:rPr>
          <w:rFonts w:ascii="Arial" w:hAnsi="Arial" w:eastAsia="Arial" w:cs="Arial"/>
          <w:color w:val="000000"/>
          <w:sz w:val="24"/>
        </w:rPr>
        <w:t xml:space="preserve"> </w:t>
      </w:r>
      <w:hyperlink r:id="rId25" w:tooltip="https://doi.org/10.1111/jon.12708" w:history="1">
        <w:r>
          <w:rPr>
            <w:rStyle w:val="885"/>
            <w:rFonts w:ascii="Arial" w:hAnsi="Arial" w:eastAsia="Arial" w:cs="Arial"/>
            <w:color w:val="0000ee"/>
            <w:sz w:val="24"/>
            <w:u w:val="single"/>
          </w:rPr>
          <w:t xml:space="preserve">https://doi.org/10.1111/jon.12708</w:t>
        </w:r>
      </w:hyperlink>
      <w:r>
        <w:rPr>
          <w:rFonts w:ascii="Arial" w:hAnsi="Arial" w:eastAsia="Arial" w:cs="Arial"/>
          <w:color w:val="000000"/>
          <w:sz w:val="24"/>
        </w:rPr>
        <w:t xml:space="preserve">.</w:t>
      </w:r>
      <w:r>
        <w:rPr>
          <w:rFonts w:ascii="Arial" w:hAnsi="Arial" w:eastAsia="Arial" w:cs="Arial"/>
          <w:sz w:val="24"/>
        </w:rPr>
      </w:r>
      <w:r>
        <w:rPr>
          <w:rFonts w:ascii="Arial" w:hAnsi="Arial" w:eastAsia="Arial" w:cs="Arial"/>
          <w:sz w:val="24"/>
        </w:rPr>
      </w:r>
    </w:p>
    <w:p>
      <w:pPr>
        <w:pBdr/>
        <w:spacing/>
        <w:ind/>
        <w:rPr/>
      </w:pPr>
      <w:r/>
      <w:r/>
    </w:p>
    <w:p>
      <w:pPr>
        <w:pBdr/>
        <w:spacing/>
        <w:ind/>
        <w:rPr/>
      </w:pPr>
      <w:r/>
      <w:r/>
    </w:p>
    <w:p>
      <w:pPr>
        <w:pStyle w:val="904"/>
        <w:pBdr/>
        <w:spacing/>
        <w:ind/>
        <w:rPr/>
      </w:pPr>
      <w:r/>
      <w:bookmarkStart w:id="24" w:name="_Toc24"/>
      <w:r>
        <w:t xml:space="preserve">Traitement de données :</w:t>
      </w:r>
      <w:bookmarkEnd w:id="24"/>
      <w:r/>
      <w:r/>
    </w:p>
    <w:p>
      <w:pPr>
        <w:pBdr/>
        <w:spacing/>
        <w:ind/>
        <w:rPr>
          <w:ins w:id="52" w:author=""/>
        </w:rPr>
      </w:pPr>
      <w:r>
        <w:t xml:space="preserve">voir ici </w:t>
      </w:r>
      <w:r>
        <w:t xml:space="preserve">https://resana.numerique.gouv.fr/public/perimetre/consulter/532839?information=44532971</w:t>
      </w:r>
      <w:r/>
      <w:ins w:id="53">
        <w:r/>
      </w:ins>
    </w:p>
    <w:p>
      <w:pPr>
        <w:pBdr/>
        <w:spacing/>
        <w:ind/>
        <w:rPr>
          <w:ins w:id="54" w:author=""/>
          <w:highlight w:val="none"/>
        </w:rPr>
      </w:pPr>
      <w:ins w:id="55">
        <w:r>
          <w:rPr>
            <w:highlight w:val="none"/>
          </w:rPr>
        </w:r>
      </w:ins>
      <w:ins w:id="56">
        <w:r>
          <w:rPr>
            <w:highlight w:val="none"/>
          </w:rPr>
        </w:r>
      </w:ins>
    </w:p>
    <w:p>
      <w:pPr>
        <w:pBdr/>
        <w:spacing/>
        <w:ind/>
        <w:rPr>
          <w:ins w:id="57" w:author=""/>
          <w:highlight w:val="none"/>
        </w:rPr>
      </w:pPr>
      <w:ins w:id="58">
        <w:r>
          <w:rPr>
            <w:highlight w:val="none"/>
          </w:rPr>
        </w:r>
      </w:ins>
      <w:ins w:id="59">
        <w:r>
          <w:rPr>
            <w:highlight w:val="none"/>
          </w:rPr>
        </w:r>
      </w:ins>
    </w:p>
    <w:p>
      <w:pPr>
        <w:pBdr>
          <w:top w:val="none" w:color="000000" w:sz="4" w:space="0"/>
          <w:left w:val="none" w:color="000000" w:sz="4" w:space="0"/>
          <w:bottom w:val="none" w:color="000000" w:sz="4" w:space="0"/>
          <w:right w:val="none" w:color="000000" w:sz="4" w:space="0"/>
        </w:pBdr>
        <w:spacing/>
        <w:ind/>
        <w:rPr>
          <w:ins w:id="60" w:author=""/>
          <w:rStyle w:val="885"/>
          <w:rFonts w:ascii="Arial" w:hAnsi="Arial" w:eastAsia="Arial" w:cs="Arial"/>
          <w:color w:val="000000"/>
          <w:sz w:val="40"/>
          <w:szCs w:val="40"/>
          <w:highlight w:val="none"/>
          <w14:ligatures w14:val="none"/>
        </w:rPr>
      </w:pPr>
      <w:ins w:id="61">
        <w:r>
          <w:rPr>
            <w:highlight w:val="none"/>
          </w:rPr>
        </w:r>
      </w:ins>
      <w:r>
        <w:rPr>
          <w:highlight w:val="none"/>
        </w:rPr>
      </w:r>
      <w:ins w:id="62">
        <w:r>
          <w:rPr>
            <w:highlight w:val="none"/>
          </w:rPr>
        </w:r>
      </w:ins>
    </w:p>
    <w:sectPr>
      <w:footnotePr/>
      <w:endnotePr/>
      <w:type w:val="nextPage"/>
      <w:pgSz w:h="16838" w:orient="portrait" w:w="11906"/>
      <w:pgMar w:top="1134" w:right="850" w:bottom="1134" w:left="1701" w:header="709" w:footer="709"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Mikaël NAVEAU" w:date="2023-09-19T15:21:34Z" w:initials="MN">
    <w:p w14:paraId="00000001" w14:textId="00000001">
      <w:pPr>
        <w:spacing w:line="240" w:after="0" w:lineRule="auto" w:before="0"/>
        <w:ind w:firstLine="0" w:left="0" w:right="0"/>
        <w:jc w:val="left"/>
      </w:pPr>
      <w:r>
        <w:rPr>
          <w:rFonts w:eastAsia="Arial" w:ascii="Arial" w:hAnsi="Arial" w:cs="Arial"/>
          <w:sz w:val="22"/>
        </w:rPr>
        <w:t xml:space="preserve">Les travaux d'Emmanuel Caruyer suggère la même chose : http://www.emmanuelcaruyer.com/q-space-sampling.php</w:t>
      </w:r>
    </w:p>
    <w:p w14:paraId="00000002" w14:textId="00000002">
      <w:pPr>
        <w:spacing w:line="240" w:after="0" w:lineRule="auto" w:before="0"/>
        <w:ind w:firstLine="0" w:left="0" w:right="0"/>
        <w:jc w:val="left"/>
      </w:pPr>
      <w:r>
        <w:rPr>
          <w:rFonts w:eastAsia="Arial" w:ascii="Arial" w:hAnsi="Arial" w:cs="Arial"/>
          <w:sz w:val="22"/>
        </w:rPr>
        <w:t xml:space="preserve">Plus les valeurs de B sont importante plus il est bon d'ajouter des directions pour compenser la baisse de SNR.</w:t>
      </w:r>
    </w:p>
  </w:comment>
  <w:comment w:id="2" w:author="Franck LAMBERTON" w:date="2023-10-05T15:15:43Z" w:initials="FL">
    <w:p w14:paraId="00000003" w14:textId="00000003">
      <w:pPr>
        <w:spacing w:line="240" w:after="0" w:lineRule="auto" w:before="0"/>
        <w:ind w:firstLine="0" w:left="0" w:right="0"/>
        <w:jc w:val="left"/>
      </w:pPr>
      <w:r>
        <w:rPr>
          <w:rFonts w:eastAsia="Arial" w:ascii="Arial" w:hAnsi="Arial" w:cs="Arial"/>
          <w:sz w:val="22"/>
        </w:rPr>
        <w:t xml:space="preserve">je ne savais pas où ajouter cette référence, ça pourrait être aussi bien plus bas dans l'analyse.</w:t>
      </w:r>
    </w:p>
  </w:comment>
  <w:comment w:id="0" w:author="Franck LAMBERTON" w:date="2023-10-05T15:14:24Z" w:initials="FL">
    <w:p w14:paraId="00000004" w14:textId="00000004">
      <w:pPr>
        <w:spacing w:line="240" w:after="0" w:lineRule="auto" w:before="0"/>
        <w:ind w:firstLine="0" w:left="0" w:right="0"/>
        <w:jc w:val="left"/>
      </w:pPr>
      <w:r>
        <w:rPr>
          <w:rFonts w:eastAsia="Arial" w:ascii="Arial" w:hAnsi="Arial" w:cs="Arial"/>
          <w:sz w:val="22"/>
        </w:rPr>
        <w:t xml:space="preserve">pas sûr de comprendre ce point.</w:t>
      </w:r>
    </w:p>
    <w:p w14:paraId="00000005" w14:textId="00000005">
      <w:pPr>
        <w:spacing w:line="240" w:after="0" w:lineRule="auto" w:before="0"/>
        <w:ind w:firstLine="0" w:left="0" w:right="0"/>
        <w:jc w:val="left"/>
      </w:pPr>
      <w:r>
        <w:rPr>
          <w:rFonts w:eastAsia="Arial" w:ascii="Arial" w:hAnsi="Arial" w:cs="Arial"/>
          <w:sz w:val="22"/>
        </w:rPr>
        <w:t xml:space="preserve">Si séquence SE-EPI, l'acquisition des coupes est répartie sur tout le TR. Donc que le TR soit long ou court, il y a toujours une coupe acquise à la fin de chaque TR, avec des gradients de diffusion. Et si ces gradients sont très forts, au début du TR suivant, les courants de Foucault induits seront présents. Si je me trompe, peut-on en discuter ?</w:t>
      </w:r>
    </w:p>
  </w:comment>
  <w:comment w:id="1" w:author="Julien SEIN" w:date="2023-10-09T14:47:57Z" w:initials="JS">
    <w:p w14:paraId="00000006" w14:textId="00000006">
      <w:pPr>
        <w:spacing w:line="240" w:after="0" w:lineRule="auto" w:before="0"/>
        <w:ind w:firstLine="0" w:left="0" w:right="0"/>
        <w:jc w:val="left"/>
      </w:pPr>
      <w:r>
        <w:rPr>
          <w:rFonts w:eastAsia="Arial" w:ascii="Arial" w:hAnsi="Arial" w:cs="Arial"/>
          <w:sz w:val="22"/>
        </w:rPr>
        <w:t xml:space="preserve">Bonne remarque! Il faut que je re-plonge sur les tests et discussion de l'époque, il me semble que rallonger le TR avait un effet certain sur ces courants de Foucault résiduels sur le volume suivant, peut-être qu'il y a un effet cumulatif si les coupes sont trop rapprochées dans le temps et que les écarter dans le temps (en rallongeant le TR) permet de diminuer cet effet? Ou alors il s'agissait de rajouter un delai en TR pour annuler cet effet?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2" w15:done="1"/>
  <w15:commentEx w15:paraId="00000003" w15:done="1"/>
  <w15:commentEx w15:paraId="00000005" w15:done="1"/>
  <w15:commentEx w15:paraId="00000006" w15:paraIdParent="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14963D0" w16cex:dateUtc="2023-09-19T13:21:34Z"/>
  <w16cex:commentExtensible w16cex:durableId="6E573414" w16cex:dateUtc="2023-10-05T14:15:43Z"/>
  <w16cex:commentExtensible w16cex:durableId="2808CF33" w16cex:dateUtc="2023-10-05T14:14:24Z"/>
  <w16cex:commentExtensible w16cex:durableId="75CA5A2A" w16cex:dateUtc="2023-10-09T13:47:57Z"/>
</w16cex:commentsExtensible>
</file>

<file path=word/commentsIds.xml><?xml version="1.0" encoding="utf-8"?>
<w16cid:commentsIds xmlns:mc="http://schemas.openxmlformats.org/markup-compatibility/2006" xmlns:w16cid="http://schemas.microsoft.com/office/word/2016/wordml/cid" mc:Ignorable="w16cid">
  <w16cid:commentId w16cid:paraId="00000002" w16cid:durableId="714963D0"/>
  <w16cid:commentId w16cid:paraId="00000003" w16cid:durableId="6E573414"/>
  <w16cid:commentId w16cid:paraId="00000005" w16cid:durableId="2808CF33"/>
  <w16cid:commentId w16cid:paraId="00000006" w16cid:durableId="75CA5A2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IBM Plex Sans Condensed Medium">
    <w:panose1 w:val="020B0606050203000203"/>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9">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0">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1">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kaël NAVEAU">
    <w15:presenceInfo w15:providerId="Teamlab" w15:userId="merique.gouv.A369645"/>
  </w15:person>
  <w15:person w15:author="Julien SEIN">
    <w15:presenceInfo w15:providerId="Teamlab" w15:userId="resana.numerique.gouv.A151429"/>
  </w15:person>
  <w15:person w15:author="Franck LAMBERTON">
    <w15:presenceInfo w15:providerId="Teamlab" w15:userId="merique.gouv.A163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5">
    <w:name w:val="Intense Emphasis"/>
    <w:basedOn w:val="913"/>
    <w:uiPriority w:val="21"/>
    <w:qFormat/>
    <w:pPr>
      <w:pBdr/>
      <w:spacing/>
      <w:ind/>
    </w:pPr>
    <w:rPr>
      <w:i/>
      <w:iCs/>
      <w:color w:val="0f4761" w:themeColor="accent1" w:themeShade="BF"/>
    </w:rPr>
  </w:style>
  <w:style w:type="character" w:styleId="168">
    <w:name w:val="Intense Reference"/>
    <w:basedOn w:val="913"/>
    <w:uiPriority w:val="32"/>
    <w:qFormat/>
    <w:pPr>
      <w:pBdr/>
      <w:spacing/>
      <w:ind/>
    </w:pPr>
    <w:rPr>
      <w:b/>
      <w:bCs/>
      <w:smallCaps/>
      <w:color w:val="0f4761" w:themeColor="accent1" w:themeShade="BF"/>
      <w:spacing w:val="5"/>
    </w:rPr>
  </w:style>
  <w:style w:type="character" w:styleId="170">
    <w:name w:val="Subtle Emphasis"/>
    <w:basedOn w:val="913"/>
    <w:uiPriority w:val="19"/>
    <w:qFormat/>
    <w:pPr>
      <w:pBdr/>
      <w:spacing/>
      <w:ind/>
    </w:pPr>
    <w:rPr>
      <w:i/>
      <w:iCs/>
      <w:color w:val="404040" w:themeColor="text1" w:themeTint="BF"/>
    </w:rPr>
  </w:style>
  <w:style w:type="character" w:styleId="171">
    <w:name w:val="Emphasis"/>
    <w:basedOn w:val="913"/>
    <w:uiPriority w:val="20"/>
    <w:qFormat/>
    <w:pPr>
      <w:pBdr/>
      <w:spacing/>
      <w:ind/>
    </w:pPr>
    <w:rPr>
      <w:i/>
      <w:iCs/>
    </w:rPr>
  </w:style>
  <w:style w:type="character" w:styleId="172">
    <w:name w:val="Strong"/>
    <w:basedOn w:val="913"/>
    <w:uiPriority w:val="22"/>
    <w:qFormat/>
    <w:pPr>
      <w:pBdr/>
      <w:spacing/>
      <w:ind/>
    </w:pPr>
    <w:rPr>
      <w:b/>
      <w:bCs/>
    </w:rPr>
  </w:style>
  <w:style w:type="character" w:styleId="173">
    <w:name w:val="Subtle Reference"/>
    <w:basedOn w:val="913"/>
    <w:uiPriority w:val="31"/>
    <w:qFormat/>
    <w:pPr>
      <w:pBdr/>
      <w:spacing/>
      <w:ind/>
    </w:pPr>
    <w:rPr>
      <w:smallCaps/>
      <w:color w:val="5a5a5a" w:themeColor="text1" w:themeTint="A5"/>
    </w:rPr>
  </w:style>
  <w:style w:type="character" w:styleId="174">
    <w:name w:val="Book Title"/>
    <w:basedOn w:val="913"/>
    <w:uiPriority w:val="33"/>
    <w:qFormat/>
    <w:pPr>
      <w:pBdr/>
      <w:spacing/>
      <w:ind/>
    </w:pPr>
    <w:rPr>
      <w:b/>
      <w:bCs/>
      <w:i/>
      <w:iCs/>
      <w:spacing w:val="5"/>
    </w:rPr>
  </w:style>
  <w:style w:type="character" w:styleId="187">
    <w:name w:val="FollowedHyperlink"/>
    <w:basedOn w:val="913"/>
    <w:uiPriority w:val="99"/>
    <w:semiHidden/>
    <w:unhideWhenUsed/>
    <w:pPr>
      <w:pBdr/>
      <w:spacing/>
      <w:ind/>
    </w:pPr>
    <w:rPr>
      <w:color w:val="954f72" w:themeColor="followedHyperlink"/>
      <w:u w:val="single"/>
    </w:rPr>
  </w:style>
  <w:style w:type="character" w:styleId="742">
    <w:name w:val="Heading 1 Char"/>
    <w:basedOn w:val="913"/>
    <w:link w:val="904"/>
    <w:uiPriority w:val="9"/>
    <w:pPr>
      <w:pBdr/>
      <w:spacing/>
      <w:ind/>
    </w:pPr>
    <w:rPr>
      <w:rFonts w:ascii="Arial" w:hAnsi="Arial" w:eastAsia="Arial" w:cs="Arial"/>
      <w:sz w:val="40"/>
      <w:szCs w:val="40"/>
    </w:rPr>
  </w:style>
  <w:style w:type="character" w:styleId="743">
    <w:name w:val="Heading 2 Char"/>
    <w:basedOn w:val="913"/>
    <w:link w:val="905"/>
    <w:uiPriority w:val="9"/>
    <w:pPr>
      <w:pBdr/>
      <w:spacing/>
      <w:ind/>
    </w:pPr>
    <w:rPr>
      <w:rFonts w:ascii="Arial" w:hAnsi="Arial" w:eastAsia="Arial" w:cs="Arial"/>
      <w:sz w:val="34"/>
    </w:rPr>
  </w:style>
  <w:style w:type="character" w:styleId="744">
    <w:name w:val="Heading 3 Char"/>
    <w:basedOn w:val="913"/>
    <w:link w:val="906"/>
    <w:uiPriority w:val="9"/>
    <w:pPr>
      <w:pBdr/>
      <w:spacing/>
      <w:ind/>
    </w:pPr>
    <w:rPr>
      <w:rFonts w:ascii="Arial" w:hAnsi="Arial" w:eastAsia="Arial" w:cs="Arial"/>
      <w:sz w:val="30"/>
      <w:szCs w:val="30"/>
    </w:rPr>
  </w:style>
  <w:style w:type="character" w:styleId="745">
    <w:name w:val="Heading 4 Char"/>
    <w:basedOn w:val="913"/>
    <w:link w:val="907"/>
    <w:uiPriority w:val="9"/>
    <w:pPr>
      <w:pBdr/>
      <w:spacing/>
      <w:ind/>
    </w:pPr>
    <w:rPr>
      <w:rFonts w:ascii="Arial" w:hAnsi="Arial" w:eastAsia="Arial" w:cs="Arial"/>
      <w:b/>
      <w:bCs/>
      <w:sz w:val="26"/>
      <w:szCs w:val="26"/>
    </w:rPr>
  </w:style>
  <w:style w:type="character" w:styleId="746">
    <w:name w:val="Heading 5 Char"/>
    <w:basedOn w:val="913"/>
    <w:link w:val="908"/>
    <w:uiPriority w:val="9"/>
    <w:pPr>
      <w:pBdr/>
      <w:spacing/>
      <w:ind/>
    </w:pPr>
    <w:rPr>
      <w:rFonts w:ascii="Arial" w:hAnsi="Arial" w:eastAsia="Arial" w:cs="Arial"/>
      <w:b/>
      <w:bCs/>
      <w:sz w:val="24"/>
      <w:szCs w:val="24"/>
    </w:rPr>
  </w:style>
  <w:style w:type="character" w:styleId="747">
    <w:name w:val="Heading 6 Char"/>
    <w:basedOn w:val="913"/>
    <w:link w:val="909"/>
    <w:uiPriority w:val="9"/>
    <w:pPr>
      <w:pBdr/>
      <w:spacing/>
      <w:ind/>
    </w:pPr>
    <w:rPr>
      <w:rFonts w:ascii="Arial" w:hAnsi="Arial" w:eastAsia="Arial" w:cs="Arial"/>
      <w:b/>
      <w:bCs/>
      <w:sz w:val="22"/>
      <w:szCs w:val="22"/>
    </w:rPr>
  </w:style>
  <w:style w:type="character" w:styleId="748">
    <w:name w:val="Heading 7 Char"/>
    <w:basedOn w:val="913"/>
    <w:link w:val="910"/>
    <w:uiPriority w:val="9"/>
    <w:pPr>
      <w:pBdr/>
      <w:spacing/>
      <w:ind/>
    </w:pPr>
    <w:rPr>
      <w:rFonts w:ascii="Arial" w:hAnsi="Arial" w:eastAsia="Arial" w:cs="Arial"/>
      <w:b/>
      <w:bCs/>
      <w:i/>
      <w:iCs/>
      <w:sz w:val="22"/>
      <w:szCs w:val="22"/>
    </w:rPr>
  </w:style>
  <w:style w:type="character" w:styleId="749">
    <w:name w:val="Heading 8 Char"/>
    <w:basedOn w:val="913"/>
    <w:link w:val="911"/>
    <w:uiPriority w:val="9"/>
    <w:pPr>
      <w:pBdr/>
      <w:spacing/>
      <w:ind/>
    </w:pPr>
    <w:rPr>
      <w:rFonts w:ascii="Arial" w:hAnsi="Arial" w:eastAsia="Arial" w:cs="Arial"/>
      <w:i/>
      <w:iCs/>
      <w:sz w:val="22"/>
      <w:szCs w:val="22"/>
    </w:rPr>
  </w:style>
  <w:style w:type="character" w:styleId="750">
    <w:name w:val="Heading 9 Char"/>
    <w:basedOn w:val="913"/>
    <w:link w:val="912"/>
    <w:uiPriority w:val="9"/>
    <w:pPr>
      <w:pBdr/>
      <w:spacing/>
      <w:ind/>
    </w:pPr>
    <w:rPr>
      <w:rFonts w:ascii="Arial" w:hAnsi="Arial" w:eastAsia="Arial" w:cs="Arial"/>
      <w:i/>
      <w:iCs/>
      <w:sz w:val="21"/>
      <w:szCs w:val="21"/>
    </w:rPr>
  </w:style>
  <w:style w:type="character" w:styleId="751">
    <w:name w:val="Title Char"/>
    <w:basedOn w:val="913"/>
    <w:link w:val="922"/>
    <w:uiPriority w:val="10"/>
    <w:pPr>
      <w:pBdr/>
      <w:spacing/>
      <w:ind/>
    </w:pPr>
    <w:rPr>
      <w:sz w:val="48"/>
      <w:szCs w:val="48"/>
    </w:rPr>
  </w:style>
  <w:style w:type="character" w:styleId="752">
    <w:name w:val="Subtitle Char"/>
    <w:basedOn w:val="913"/>
    <w:link w:val="920"/>
    <w:uiPriority w:val="11"/>
    <w:pPr>
      <w:pBdr/>
      <w:spacing/>
      <w:ind/>
    </w:pPr>
    <w:rPr>
      <w:sz w:val="24"/>
      <w:szCs w:val="24"/>
    </w:rPr>
  </w:style>
  <w:style w:type="character" w:styleId="753">
    <w:name w:val="Quote Char"/>
    <w:link w:val="919"/>
    <w:uiPriority w:val="29"/>
    <w:pPr>
      <w:pBdr/>
      <w:spacing/>
      <w:ind/>
    </w:pPr>
    <w:rPr>
      <w:i/>
    </w:rPr>
  </w:style>
  <w:style w:type="character" w:styleId="754">
    <w:name w:val="Intense Quote Char"/>
    <w:link w:val="921"/>
    <w:uiPriority w:val="30"/>
    <w:pPr>
      <w:pBdr/>
      <w:spacing/>
      <w:ind/>
    </w:pPr>
    <w:rPr>
      <w:i/>
    </w:rPr>
  </w:style>
  <w:style w:type="character" w:styleId="755">
    <w:name w:val="Header Char"/>
    <w:basedOn w:val="913"/>
    <w:link w:val="917"/>
    <w:uiPriority w:val="99"/>
    <w:pPr>
      <w:pBdr/>
      <w:spacing/>
      <w:ind/>
    </w:pPr>
  </w:style>
  <w:style w:type="character" w:styleId="756">
    <w:name w:val="Footer Char"/>
    <w:basedOn w:val="913"/>
    <w:link w:val="916"/>
    <w:uiPriority w:val="99"/>
    <w:pPr>
      <w:pBdr/>
      <w:spacing/>
      <w:ind/>
    </w:pPr>
  </w:style>
  <w:style w:type="paragraph" w:styleId="757">
    <w:name w:val="Caption"/>
    <w:basedOn w:val="903"/>
    <w:next w:val="903"/>
    <w:uiPriority w:val="35"/>
    <w:semiHidden/>
    <w:unhideWhenUsed/>
    <w:qFormat/>
    <w:pPr>
      <w:pBdr/>
      <w:spacing w:line="276" w:lineRule="auto"/>
      <w:ind/>
    </w:pPr>
    <w:rPr>
      <w:b/>
      <w:bCs/>
      <w:color w:val="4f81bd" w:themeColor="accent1"/>
      <w:sz w:val="18"/>
      <w:szCs w:val="18"/>
    </w:rPr>
  </w:style>
  <w:style w:type="character" w:styleId="758">
    <w:name w:val="Caption Char"/>
    <w:basedOn w:val="757"/>
    <w:link w:val="916"/>
    <w:uiPriority w:val="99"/>
    <w:pPr>
      <w:pBdr/>
      <w:spacing/>
      <w:ind/>
    </w:pPr>
  </w:style>
  <w:style w:type="table" w:styleId="759">
    <w:name w:val="Table Grid"/>
    <w:basedOn w:val="91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Table Grid Light"/>
    <w:basedOn w:val="91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1"/>
    <w:basedOn w:val="91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2"/>
    <w:basedOn w:val="91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3"/>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4"/>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5"/>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w:basedOn w:val="9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w:basedOn w:val="9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1"/>
    <w:basedOn w:val="9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2"/>
    <w:basedOn w:val="9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3"/>
    <w:basedOn w:val="9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4"/>
    <w:basedOn w:val="9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5"/>
    <w:basedOn w:val="9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6"/>
    <w:basedOn w:val="9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Accent 1"/>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cPr>
      <w:tcBorders/>
    </w:tcPr>
    <w:tblStylePr w:type="band1Horz">
      <w:pPr>
        <w:pBdr/>
        <w:spacing/>
        <w:ind/>
      </w:pPr>
      <w:tblPr>
        <w:tblBorders/>
      </w:tblPr>
      <w:tcPr>
        <w:shd w:val="clear" w:color="ffffff" w:themeColor="accent1" w:themeTint="75" w:fill="b4d2eb" w:themeFill="accent1" w:themeFillTint="75"/>
        <w:tcBorders/>
      </w:tcPr>
    </w:tblStylePr>
    <w:tblStylePr w:type="band1Vert">
      <w:pPr>
        <w:pBdr/>
        <w:spacing/>
        <w:ind/>
      </w:pPr>
      <w:tblPr>
        <w:tblBorders/>
      </w:tblPr>
      <w:tcPr>
        <w:shd w:val="clear" w:color="ffffff" w:themeColor="accent1" w:themeTint="75" w:fill="b4d2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2"/>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3"/>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Accent 4"/>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5"/>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cPr>
      <w:tcBorders/>
    </w:tcPr>
    <w:tblStylePr w:type="band1Horz">
      <w:pPr>
        <w:pBdr/>
        <w:spacing/>
        <w:ind/>
      </w:pPr>
      <w:tblPr>
        <w:tblBorders/>
      </w:tblPr>
      <w:tcPr>
        <w:shd w:val="clear" w:color="ffffff" w:themeColor="accent5" w:themeTint="75" w:fill="aabfe3" w:themeFill="accent5" w:themeFillTint="75"/>
        <w:tcBorders/>
      </w:tcPr>
    </w:tblStylePr>
    <w:tblStylePr w:type="band1Vert">
      <w:pPr>
        <w:pBdr/>
        <w:spacing/>
        <w:ind/>
      </w:pPr>
      <w:tblPr>
        <w:tblBorders/>
      </w:tblPr>
      <w:tcPr>
        <w:shd w:val="clear" w:color="ffffff" w:themeColor="accent5" w:themeTint="75" w:fill="aabf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6"/>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2">
    <w:name w:val="Grid Table 6 Colorful - Accent 1"/>
    <w:basedOn w:val="9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3">
    <w:name w:val="Grid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4">
    <w:name w:val="Grid Table 6 Colorful - Accent 3"/>
    <w:basedOn w:val="9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5">
    <w:name w:val="Grid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6">
    <w:name w:val="Grid Table 6 Colorful - Accent 5"/>
    <w:basedOn w:val="9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7">
    <w:name w:val="Grid Table 6 Colorful - Accent 6"/>
    <w:basedOn w:val="9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8">
    <w:name w:val="Grid Table 7 Colorful"/>
    <w:basedOn w:val="9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1"/>
    <w:basedOn w:val="9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5"/>
    <w:basedOn w:val="9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6"/>
    <w:basedOn w:val="9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1"/>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2"/>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3"/>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4"/>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5"/>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6"/>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w:basedOn w:val="9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1"/>
    <w:basedOn w:val="9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2"/>
    <w:basedOn w:val="9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3"/>
    <w:basedOn w:val="9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4"/>
    <w:basedOn w:val="9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5"/>
    <w:basedOn w:val="9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6"/>
    <w:basedOn w:val="9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1"/>
    <w:basedOn w:val="9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3"/>
    <w:basedOn w:val="9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5"/>
    <w:basedOn w:val="9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b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6"/>
    <w:basedOn w:val="9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1"/>
    <w:basedOn w:val="9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2"/>
    <w:basedOn w:val="9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3"/>
    <w:basedOn w:val="9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4"/>
    <w:basedOn w:val="9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5"/>
    <w:basedOn w:val="9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6"/>
    <w:basedOn w:val="9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5 Dark"/>
    <w:basedOn w:val="9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1"/>
    <w:basedOn w:val="9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2"/>
    <w:basedOn w:val="9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3"/>
    <w:basedOn w:val="9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4"/>
    <w:basedOn w:val="9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5"/>
    <w:basedOn w:val="9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cPr>
      <w:tcBorders/>
    </w:tcPr>
    <w:tblStylePr w:type="band1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6"/>
    <w:basedOn w:val="9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1"/>
    <w:basedOn w:val="9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3"/>
    <w:basedOn w:val="9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5"/>
    <w:basedOn w:val="9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6"/>
    <w:basedOn w:val="9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7 Colorful"/>
    <w:basedOn w:val="9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8">
    <w:name w:val="List Table 7 Colorful - Accent 1"/>
    <w:basedOn w:val="9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59">
    <w:name w:val="List Table 7 Colorful - Accent 2"/>
    <w:basedOn w:val="9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60">
    <w:name w:val="List Table 7 Colorful - Accent 3"/>
    <w:basedOn w:val="9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61">
    <w:name w:val="List Table 7 Colorful - Accent 4"/>
    <w:basedOn w:val="9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62">
    <w:name w:val="List Table 7 Colorful - Accent 5"/>
    <w:basedOn w:val="9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63">
    <w:name w:val="List Table 7 Colorful - Accent 6"/>
    <w:basedOn w:val="9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64">
    <w:name w:val="Lined - Accent"/>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1"/>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2"/>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3"/>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4"/>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5"/>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6"/>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w:basedOn w:val="9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1"/>
    <w:basedOn w:val="9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2"/>
    <w:basedOn w:val="9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3"/>
    <w:basedOn w:val="9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4"/>
    <w:basedOn w:val="9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5"/>
    <w:basedOn w:val="9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6"/>
    <w:basedOn w:val="9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w:basedOn w:val="9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5">
    <w:name w:val="Hyperlink"/>
    <w:uiPriority w:val="99"/>
    <w:unhideWhenUsed/>
    <w:pPr>
      <w:pBdr/>
      <w:spacing/>
      <w:ind/>
    </w:pPr>
    <w:rPr>
      <w:color w:val="0000ff" w:themeColor="hyperlink"/>
      <w:u w:val="single"/>
    </w:rPr>
  </w:style>
  <w:style w:type="paragraph" w:styleId="886">
    <w:name w:val="footnote text"/>
    <w:basedOn w:val="903"/>
    <w:link w:val="887"/>
    <w:uiPriority w:val="99"/>
    <w:semiHidden/>
    <w:unhideWhenUsed/>
    <w:pPr>
      <w:pBdr/>
      <w:spacing w:after="40" w:line="240" w:lineRule="auto"/>
      <w:ind/>
    </w:pPr>
    <w:rPr>
      <w:sz w:val="18"/>
    </w:rPr>
  </w:style>
  <w:style w:type="character" w:styleId="887">
    <w:name w:val="Footnote Text Char"/>
    <w:link w:val="886"/>
    <w:uiPriority w:val="99"/>
    <w:pPr>
      <w:pBdr/>
      <w:spacing/>
      <w:ind/>
    </w:pPr>
    <w:rPr>
      <w:sz w:val="18"/>
    </w:rPr>
  </w:style>
  <w:style w:type="character" w:styleId="888">
    <w:name w:val="footnote reference"/>
    <w:basedOn w:val="913"/>
    <w:uiPriority w:val="99"/>
    <w:unhideWhenUsed/>
    <w:pPr>
      <w:pBdr/>
      <w:spacing/>
      <w:ind/>
    </w:pPr>
    <w:rPr>
      <w:vertAlign w:val="superscript"/>
    </w:rPr>
  </w:style>
  <w:style w:type="paragraph" w:styleId="889">
    <w:name w:val="endnote text"/>
    <w:basedOn w:val="903"/>
    <w:link w:val="890"/>
    <w:uiPriority w:val="99"/>
    <w:semiHidden/>
    <w:unhideWhenUsed/>
    <w:pPr>
      <w:pBdr/>
      <w:spacing w:after="0" w:line="240" w:lineRule="auto"/>
      <w:ind/>
    </w:pPr>
    <w:rPr>
      <w:sz w:val="20"/>
    </w:rPr>
  </w:style>
  <w:style w:type="character" w:styleId="890">
    <w:name w:val="Endnote Text Char"/>
    <w:link w:val="889"/>
    <w:uiPriority w:val="99"/>
    <w:pPr>
      <w:pBdr/>
      <w:spacing/>
      <w:ind/>
    </w:pPr>
    <w:rPr>
      <w:sz w:val="20"/>
    </w:rPr>
  </w:style>
  <w:style w:type="character" w:styleId="891">
    <w:name w:val="endnote reference"/>
    <w:basedOn w:val="913"/>
    <w:uiPriority w:val="99"/>
    <w:semiHidden/>
    <w:unhideWhenUsed/>
    <w:pPr>
      <w:pBdr/>
      <w:spacing/>
      <w:ind/>
    </w:pPr>
    <w:rPr>
      <w:vertAlign w:val="superscript"/>
    </w:rPr>
  </w:style>
  <w:style w:type="paragraph" w:styleId="892">
    <w:name w:val="toc 1"/>
    <w:basedOn w:val="903"/>
    <w:next w:val="903"/>
    <w:uiPriority w:val="39"/>
    <w:unhideWhenUsed/>
    <w:pPr>
      <w:pBdr/>
      <w:spacing w:after="100"/>
      <w:ind/>
    </w:pPr>
    <w:rPr>
      <w:color w:val="00c8c3" w:themeColor="hyperlink"/>
      <w:u w:val="single"/>
    </w:rPr>
  </w:style>
  <w:style w:type="paragraph" w:styleId="893">
    <w:name w:val="toc 2"/>
    <w:basedOn w:val="903"/>
    <w:next w:val="903"/>
    <w:uiPriority w:val="39"/>
    <w:unhideWhenUsed/>
    <w:pPr>
      <w:pBdr/>
      <w:spacing w:after="100"/>
      <w:ind w:left="220"/>
    </w:pPr>
    <w:rPr>
      <w:color w:val="00c8c3" w:themeColor="hyperlink"/>
      <w:u w:val="single"/>
    </w:rPr>
  </w:style>
  <w:style w:type="paragraph" w:styleId="894">
    <w:name w:val="toc 3"/>
    <w:basedOn w:val="903"/>
    <w:next w:val="903"/>
    <w:uiPriority w:val="39"/>
    <w:unhideWhenUsed/>
    <w:pPr>
      <w:pBdr/>
      <w:spacing w:after="100"/>
      <w:ind w:left="440"/>
    </w:pPr>
    <w:rPr>
      <w:color w:val="00c8c3" w:themeColor="hyperlink"/>
      <w:u w:val="single"/>
    </w:rPr>
  </w:style>
  <w:style w:type="paragraph" w:styleId="895">
    <w:name w:val="toc 4"/>
    <w:basedOn w:val="903"/>
    <w:next w:val="903"/>
    <w:uiPriority w:val="39"/>
    <w:unhideWhenUsed/>
    <w:pPr>
      <w:pBdr/>
      <w:spacing w:after="57"/>
      <w:ind w:left="850"/>
    </w:pPr>
    <w:rPr>
      <w:color w:val="00c8c3" w:themeColor="hyperlink"/>
      <w:u w:val="single"/>
    </w:rPr>
  </w:style>
  <w:style w:type="paragraph" w:styleId="896">
    <w:name w:val="toc 5"/>
    <w:basedOn w:val="903"/>
    <w:next w:val="903"/>
    <w:uiPriority w:val="39"/>
    <w:unhideWhenUsed/>
    <w:pPr>
      <w:pBdr/>
      <w:spacing w:after="57"/>
      <w:ind w:left="1134"/>
    </w:pPr>
    <w:rPr>
      <w:color w:val="00c8c3" w:themeColor="hyperlink"/>
      <w:u w:val="single"/>
    </w:rPr>
  </w:style>
  <w:style w:type="paragraph" w:styleId="897">
    <w:name w:val="toc 6"/>
    <w:basedOn w:val="903"/>
    <w:next w:val="903"/>
    <w:uiPriority w:val="39"/>
    <w:unhideWhenUsed/>
    <w:pPr>
      <w:pBdr/>
      <w:spacing w:after="57"/>
      <w:ind w:left="1417"/>
    </w:pPr>
    <w:rPr>
      <w:color w:val="00c8c3" w:themeColor="hyperlink"/>
      <w:u w:val="single"/>
    </w:rPr>
  </w:style>
  <w:style w:type="paragraph" w:styleId="898">
    <w:name w:val="toc 7"/>
    <w:basedOn w:val="903"/>
    <w:next w:val="903"/>
    <w:uiPriority w:val="39"/>
    <w:unhideWhenUsed/>
    <w:pPr>
      <w:pBdr/>
      <w:spacing w:after="57"/>
      <w:ind w:left="1701"/>
    </w:pPr>
    <w:rPr>
      <w:color w:val="00c8c3" w:themeColor="hyperlink"/>
      <w:u w:val="single"/>
    </w:rPr>
  </w:style>
  <w:style w:type="paragraph" w:styleId="899">
    <w:name w:val="toc 8"/>
    <w:basedOn w:val="903"/>
    <w:next w:val="903"/>
    <w:uiPriority w:val="39"/>
    <w:unhideWhenUsed/>
    <w:pPr>
      <w:pBdr/>
      <w:spacing w:after="57"/>
      <w:ind w:left="1984"/>
    </w:pPr>
    <w:rPr>
      <w:color w:val="00c8c3" w:themeColor="hyperlink"/>
      <w:u w:val="single"/>
    </w:rPr>
  </w:style>
  <w:style w:type="paragraph" w:styleId="900">
    <w:name w:val="toc 9"/>
    <w:basedOn w:val="903"/>
    <w:next w:val="903"/>
    <w:uiPriority w:val="39"/>
    <w:unhideWhenUsed/>
    <w:pPr>
      <w:pBdr/>
      <w:spacing w:after="57"/>
      <w:ind w:left="2268"/>
    </w:pPr>
    <w:rPr>
      <w:color w:val="00c8c3" w:themeColor="hyperlink"/>
      <w:u w:val="single"/>
    </w:rPr>
  </w:style>
  <w:style w:type="paragraph" w:styleId="901">
    <w:name w:val="TOC Heading"/>
    <w:uiPriority w:val="39"/>
    <w:unhideWhenUsed/>
    <w:pPr>
      <w:pBdr/>
      <w:spacing/>
      <w:ind/>
    </w:pPr>
  </w:style>
  <w:style w:type="paragraph" w:styleId="902">
    <w:name w:val="table of figures"/>
    <w:basedOn w:val="903"/>
    <w:next w:val="903"/>
    <w:uiPriority w:val="99"/>
    <w:unhideWhenUsed/>
    <w:pPr>
      <w:pBdr/>
      <w:spacing w:after="0" w:afterAutospacing="0"/>
      <w:ind/>
    </w:pPr>
  </w:style>
  <w:style w:type="paragraph" w:styleId="903" w:default="1">
    <w:name w:val="Normal"/>
    <w:qFormat/>
    <w:pPr>
      <w:pBdr/>
      <w:spacing/>
      <w:ind/>
    </w:pPr>
    <w:rPr>
      <w:lang w:val="fr-FR"/>
    </w:rPr>
  </w:style>
  <w:style w:type="paragraph" w:styleId="904">
    <w:name w:val="Heading 1"/>
    <w:basedOn w:val="903"/>
    <w:next w:val="903"/>
    <w:uiPriority w:val="9"/>
    <w:qFormat/>
    <w:pPr>
      <w:keepNext w:val="true"/>
      <w:keepLines w:val="true"/>
      <w:pBdr/>
      <w:spacing w:after="0" w:before="480"/>
      <w:ind/>
      <w:outlineLvl w:val="0"/>
    </w:pPr>
    <w:rPr>
      <w:rFonts w:asciiTheme="majorHAnsi" w:hAnsiTheme="majorHAnsi" w:eastAsiaTheme="majorEastAsia" w:cstheme="majorBidi"/>
      <w:b/>
      <w:bCs/>
      <w:color w:val="000000" w:themeColor="text1"/>
      <w:sz w:val="48"/>
      <w:szCs w:val="48"/>
    </w:rPr>
  </w:style>
  <w:style w:type="paragraph" w:styleId="905">
    <w:name w:val="Heading 2"/>
    <w:basedOn w:val="903"/>
    <w:next w:val="903"/>
    <w:uiPriority w:val="9"/>
    <w:unhideWhenUsed/>
    <w:qFormat/>
    <w:pPr>
      <w:keepNext w:val="true"/>
      <w:keepLines w:val="true"/>
      <w:pBdr/>
      <w:spacing w:after="0" w:before="200"/>
      <w:ind/>
      <w:outlineLvl w:val="1"/>
    </w:pPr>
    <w:rPr>
      <w:rFonts w:asciiTheme="majorHAnsi" w:hAnsiTheme="majorHAnsi" w:eastAsiaTheme="majorEastAsia" w:cstheme="majorBidi"/>
      <w:b/>
      <w:bCs/>
      <w:color w:val="000000" w:themeColor="text1"/>
      <w:sz w:val="40"/>
    </w:rPr>
  </w:style>
  <w:style w:type="paragraph" w:styleId="906">
    <w:name w:val="Heading 3"/>
    <w:basedOn w:val="903"/>
    <w:next w:val="903"/>
    <w:uiPriority w:val="9"/>
    <w:unhideWhenUsed/>
    <w:qFormat/>
    <w:pPr>
      <w:keepNext w:val="true"/>
      <w:keepLines w:val="true"/>
      <w:pBdr/>
      <w:spacing w:after="0" w:before="200"/>
      <w:ind/>
      <w:outlineLvl w:val="2"/>
    </w:pPr>
    <w:rPr>
      <w:rFonts w:asciiTheme="majorHAnsi" w:hAnsiTheme="majorHAnsi" w:eastAsiaTheme="majorEastAsia" w:cstheme="majorBidi"/>
      <w:b/>
      <w:bCs/>
      <w:i/>
      <w:iCs/>
      <w:color w:val="000000" w:themeColor="text1"/>
      <w:sz w:val="36"/>
      <w:szCs w:val="36"/>
    </w:rPr>
  </w:style>
  <w:style w:type="paragraph" w:styleId="907">
    <w:name w:val="Heading 4"/>
    <w:basedOn w:val="903"/>
    <w:next w:val="903"/>
    <w:uiPriority w:val="9"/>
    <w:unhideWhenUsed/>
    <w:qFormat/>
    <w:pPr>
      <w:keepNext w:val="true"/>
      <w:keepLines w:val="true"/>
      <w:pBdr/>
      <w:spacing w:after="0" w:before="200"/>
      <w:ind/>
      <w:outlineLvl w:val="3"/>
    </w:pPr>
    <w:rPr>
      <w:rFonts w:asciiTheme="majorHAnsi" w:hAnsiTheme="majorHAnsi" w:eastAsiaTheme="majorEastAsia" w:cstheme="majorBidi"/>
      <w:color w:val="232323"/>
      <w:sz w:val="32"/>
      <w:szCs w:val="32"/>
    </w:rPr>
  </w:style>
  <w:style w:type="paragraph" w:styleId="908">
    <w:name w:val="Heading 5"/>
    <w:basedOn w:val="903"/>
    <w:next w:val="903"/>
    <w:uiPriority w:val="9"/>
    <w:unhideWhenUsed/>
    <w:qFormat/>
    <w:pPr>
      <w:keepNext w:val="true"/>
      <w:keepLines w:val="true"/>
      <w:pBdr/>
      <w:spacing w:after="0" w:before="200"/>
      <w:ind/>
      <w:outlineLvl w:val="4"/>
    </w:pPr>
    <w:rPr>
      <w:rFonts w:asciiTheme="majorHAnsi" w:hAnsiTheme="majorHAnsi" w:eastAsiaTheme="majorEastAsia" w:cstheme="majorBidi"/>
      <w:b/>
      <w:bCs/>
      <w:color w:val="444444"/>
      <w:sz w:val="28"/>
      <w:szCs w:val="28"/>
    </w:rPr>
  </w:style>
  <w:style w:type="paragraph" w:styleId="909">
    <w:name w:val="Heading 6"/>
    <w:basedOn w:val="903"/>
    <w:next w:val="903"/>
    <w:uiPriority w:val="9"/>
    <w:unhideWhenUsed/>
    <w:qFormat/>
    <w:pPr>
      <w:keepNext w:val="true"/>
      <w:keepLines w:val="true"/>
      <w:pBdr/>
      <w:spacing w:after="0" w:before="200"/>
      <w:ind/>
      <w:outlineLvl w:val="5"/>
    </w:pPr>
    <w:rPr>
      <w:rFonts w:asciiTheme="majorHAnsi" w:hAnsiTheme="majorHAnsi" w:eastAsiaTheme="majorEastAsia" w:cstheme="majorBidi"/>
      <w:i/>
      <w:iCs/>
      <w:color w:val="232323"/>
      <w:sz w:val="28"/>
      <w:szCs w:val="28"/>
    </w:rPr>
  </w:style>
  <w:style w:type="paragraph" w:styleId="910">
    <w:name w:val="Heading 7"/>
    <w:basedOn w:val="903"/>
    <w:next w:val="903"/>
    <w:uiPriority w:val="9"/>
    <w:unhideWhenUsed/>
    <w:qFormat/>
    <w:pPr>
      <w:keepNext w:val="true"/>
      <w:keepLines w:val="true"/>
      <w:pBdr/>
      <w:spacing w:after="0" w:before="200"/>
      <w:ind/>
      <w:outlineLvl w:val="6"/>
    </w:pPr>
    <w:rPr>
      <w:rFonts w:asciiTheme="majorHAnsi" w:hAnsiTheme="majorHAnsi" w:eastAsiaTheme="majorEastAsia" w:cstheme="majorBidi"/>
      <w:b/>
      <w:bCs/>
      <w:color w:val="606060"/>
      <w:sz w:val="24"/>
      <w:szCs w:val="24"/>
    </w:rPr>
  </w:style>
  <w:style w:type="paragraph" w:styleId="911">
    <w:name w:val="Heading 8"/>
    <w:basedOn w:val="903"/>
    <w:next w:val="903"/>
    <w:uiPriority w:val="9"/>
    <w:unhideWhenUsed/>
    <w:qFormat/>
    <w:pPr>
      <w:keepNext w:val="true"/>
      <w:keepLines w:val="true"/>
      <w:pBdr/>
      <w:spacing w:after="0" w:before="200"/>
      <w:ind/>
      <w:outlineLvl w:val="7"/>
    </w:pPr>
    <w:rPr>
      <w:rFonts w:asciiTheme="majorHAnsi" w:hAnsiTheme="majorHAnsi" w:eastAsiaTheme="majorEastAsia" w:cstheme="majorBidi"/>
      <w:color w:val="444444"/>
      <w:sz w:val="24"/>
      <w:szCs w:val="24"/>
    </w:rPr>
  </w:style>
  <w:style w:type="paragraph" w:styleId="912">
    <w:name w:val="Heading 9"/>
    <w:basedOn w:val="903"/>
    <w:next w:val="903"/>
    <w:uiPriority w:val="9"/>
    <w:unhideWhenUsed/>
    <w:qFormat/>
    <w:pPr>
      <w:keepNext w:val="true"/>
      <w:keepLines w:val="true"/>
      <w:pBdr/>
      <w:spacing w:after="0" w:before="200"/>
      <w:ind/>
      <w:outlineLvl w:val="8"/>
    </w:pPr>
    <w:rPr>
      <w:rFonts w:asciiTheme="majorHAnsi" w:hAnsiTheme="majorHAnsi" w:eastAsiaTheme="majorEastAsia" w:cstheme="majorBidi"/>
      <w:i/>
      <w:iCs/>
      <w:color w:val="444444"/>
      <w:sz w:val="23"/>
      <w:szCs w:val="23"/>
    </w:rPr>
  </w:style>
  <w:style w:type="character" w:styleId="913" w:default="1">
    <w:name w:val="Default Paragraph Font"/>
    <w:uiPriority w:val="1"/>
    <w:semiHidden/>
    <w:unhideWhenUsed/>
    <w:pPr>
      <w:pBdr/>
      <w:spacing/>
      <w:ind/>
    </w:pPr>
  </w:style>
  <w:style w:type="table" w:styleId="91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5" w:default="1">
    <w:name w:val="No List"/>
    <w:uiPriority w:val="99"/>
    <w:semiHidden/>
    <w:unhideWhenUsed/>
    <w:pPr>
      <w:pBdr/>
      <w:spacing/>
      <w:ind/>
    </w:pPr>
  </w:style>
  <w:style w:type="paragraph" w:styleId="916">
    <w:name w:val="Footer"/>
    <w:basedOn w:val="903"/>
    <w:uiPriority w:val="99"/>
    <w:unhideWhenUsed/>
    <w:pPr>
      <w:pBdr/>
      <w:tabs>
        <w:tab w:val="center" w:leader="none" w:pos="4677"/>
        <w:tab w:val="right" w:leader="none" w:pos="9355"/>
      </w:tabs>
      <w:spacing w:after="0" w:line="240" w:lineRule="auto"/>
      <w:ind/>
    </w:pPr>
  </w:style>
  <w:style w:type="paragraph" w:styleId="917">
    <w:name w:val="Header"/>
    <w:basedOn w:val="903"/>
    <w:uiPriority w:val="99"/>
    <w:unhideWhenUsed/>
    <w:pPr>
      <w:pBdr/>
      <w:tabs>
        <w:tab w:val="center" w:leader="none" w:pos="4677"/>
        <w:tab w:val="right" w:leader="none" w:pos="9355"/>
      </w:tabs>
      <w:spacing w:after="0" w:line="240" w:lineRule="auto"/>
      <w:ind/>
    </w:pPr>
  </w:style>
  <w:style w:type="paragraph" w:styleId="918">
    <w:name w:val="No Spacing"/>
    <w:basedOn w:val="903"/>
    <w:uiPriority w:val="1"/>
    <w:qFormat/>
    <w:pPr>
      <w:pBdr/>
      <w:spacing w:after="0" w:line="240" w:lineRule="auto"/>
      <w:ind/>
    </w:pPr>
  </w:style>
  <w:style w:type="paragraph" w:styleId="919">
    <w:name w:val="Quote"/>
    <w:basedOn w:val="903"/>
    <w:next w:val="903"/>
    <w:uiPriority w:val="29"/>
    <w:qFormat/>
    <w:pPr>
      <w:pBdr/>
      <w:spacing/>
      <w:ind w:left="4536"/>
      <w:jc w:val="both"/>
    </w:pPr>
    <w:rPr>
      <w:i/>
      <w:iCs/>
      <w:color w:val="373737"/>
      <w:sz w:val="18"/>
      <w:szCs w:val="18"/>
    </w:rPr>
  </w:style>
  <w:style w:type="paragraph" w:styleId="920">
    <w:name w:val="Subtitle"/>
    <w:basedOn w:val="903"/>
    <w:next w:val="903"/>
    <w:uiPriority w:val="11"/>
    <w:qFormat/>
    <w:pPr>
      <w:numPr>
        <w:ilvl w:val="1"/>
      </w:numPr>
      <w:pBdr/>
      <w:spacing w:line="240" w:lineRule="auto"/>
      <w:ind/>
      <w:outlineLvl w:val="0"/>
    </w:pPr>
    <w:rPr>
      <w:rFonts w:asciiTheme="majorHAnsi" w:hAnsiTheme="majorHAnsi" w:eastAsiaTheme="majorEastAsia" w:cstheme="majorBidi"/>
      <w:i/>
      <w:iCs/>
      <w:color w:val="444444"/>
      <w:sz w:val="52"/>
      <w:szCs w:val="52"/>
    </w:rPr>
  </w:style>
  <w:style w:type="paragraph" w:styleId="921">
    <w:name w:val="Intense Quote"/>
    <w:basedOn w:val="903"/>
    <w:next w:val="903"/>
    <w:uiPriority w:val="30"/>
    <w:qFormat/>
    <w:pPr>
      <w:pBdr>
        <w:top w:val="single" w:color="808080" w:sz="4" w:space="1"/>
        <w:left w:val="single" w:color="808080" w:sz="4" w:space="4"/>
        <w:bottom w:val="single" w:color="808080" w:sz="4" w:space="1"/>
        <w:right w:val="single" w:color="808080" w:sz="4" w:space="4"/>
      </w:pBdr>
      <w:shd w:val="clear" w:color="auto" w:fill="eeeeee"/>
      <w:spacing/>
      <w:ind w:right="567" w:left="567"/>
      <w:jc w:val="both"/>
    </w:pPr>
    <w:rPr>
      <w:b/>
      <w:bCs/>
      <w:i/>
      <w:iCs/>
      <w:color w:val="464646"/>
      <w:sz w:val="19"/>
      <w:szCs w:val="19"/>
    </w:rPr>
  </w:style>
  <w:style w:type="paragraph" w:styleId="922">
    <w:name w:val="Title"/>
    <w:basedOn w:val="903"/>
    <w:next w:val="903"/>
    <w:uiPriority w:val="10"/>
    <w:qFormat/>
    <w:pPr>
      <w:pBdr>
        <w:bottom w:val="single" w:color="000000" w:themeColor="text1" w:sz="24" w:space="0"/>
      </w:pBdr>
      <w:spacing w:after="80" w:before="300" w:line="240" w:lineRule="auto"/>
      <w:ind/>
      <w:contextualSpacing w:val="true"/>
      <w:outlineLvl w:val="0"/>
    </w:pPr>
    <w:rPr>
      <w:rFonts w:asciiTheme="majorHAnsi" w:hAnsiTheme="majorHAnsi" w:eastAsiaTheme="majorEastAsia" w:cstheme="majorBidi"/>
      <w:b/>
      <w:bCs/>
      <w:color w:val="000000" w:themeColor="text1"/>
      <w:sz w:val="72"/>
      <w:szCs w:val="72"/>
    </w:rPr>
  </w:style>
  <w:style w:type="paragraph" w:styleId="923">
    <w:name w:val="List Paragraph"/>
    <w:basedOn w:val="90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www.zotero.org/groups/4555775/remi_diffusion" TargetMode="External"/><Relationship Id="rId11" Type="http://schemas.openxmlformats.org/officeDocument/2006/relationships/hyperlink" Target="https://docs.google.com/spreadsheets/d/1vpAtnPMVdDaplYqw-LtMdrbt_VEKoWKpJtNG79KqFxw/edit#gid=0" TargetMode="External"/><Relationship Id="rId12" Type="http://schemas.openxmlformats.org/officeDocument/2006/relationships/hyperlink" Target="https://docs.google.com/spreadsheets/d/1vpAtnPMVdDaplYqw-LtMdrbt_VEKoWKpJtNG79KqFxw/edit#gid=0" TargetMode="External"/><Relationship Id="rId13" Type="http://schemas.openxmlformats.org/officeDocument/2006/relationships/hyperlink" Target="https://dsi-studio.labsolver.org/doc/how_to_acquire_dmri.html" TargetMode="External"/><Relationship Id="rId14" Type="http://schemas.openxmlformats.org/officeDocument/2006/relationships/hyperlink" Target="https://wustl.app.box.com/s/pzbdltem3jxjs0uxhz51p3mfpd9csdt5" TargetMode="External"/><Relationship Id="rId15" Type="http://schemas.openxmlformats.org/officeDocument/2006/relationships/hyperlink" Target="https://dsi-studio.labsolver.org/doc/how_to_acquire_dmri.html" TargetMode="External"/><Relationship Id="rId16" Type="http://schemas.openxmlformats.org/officeDocument/2006/relationships/image" Target="media/image1.png"/><Relationship Id="rId17" Type="http://schemas.openxmlformats.org/officeDocument/2006/relationships/hyperlink" Target="https://doi.org/10.1016/j.neuroimage.2013.05.057" TargetMode="External"/><Relationship Id="rId18" Type="http://schemas.openxmlformats.org/officeDocument/2006/relationships/image" Target="media/image2.png"/><Relationship Id="rId19" Type="http://schemas.openxmlformats.org/officeDocument/2006/relationships/hyperlink" Target="https://www.sciencedirect.com/science/article/pii/S1053811920310247" TargetMode="External"/><Relationship Id="rId20" Type="http://schemas.openxmlformats.org/officeDocument/2006/relationships/hyperlink" Target="https://doi.org/10.1101/2023.07.24.550348" TargetMode="External"/><Relationship Id="rId21" Type="http://schemas.openxmlformats.org/officeDocument/2006/relationships/hyperlink" Target="https://github.com/SPMIC-UoN/EDDEN" TargetMode="External"/><Relationship Id="rId22" Type="http://schemas.openxmlformats.org/officeDocument/2006/relationships/hyperlink" Target="https://doi.org/10.1162/imag_a_00060" TargetMode="External"/><Relationship Id="rId23" Type="http://schemas.openxmlformats.org/officeDocument/2006/relationships/hyperlink" Target="https://github.com/PennLINC/qsiprep/issues/677" TargetMode="External"/><Relationship Id="rId24" Type="http://schemas.openxmlformats.org/officeDocument/2006/relationships/hyperlink" Target="https://community.mrtrix.org/t/unwrapping-before-dwidenoise-on-complex-valued-data/4039" TargetMode="External"/><Relationship Id="rId25" Type="http://schemas.openxmlformats.org/officeDocument/2006/relationships/hyperlink" Target="https://doi.org/10.1111/jon.12708" TargetMode="External"/><Relationship Id="rId26" Type="http://schemas.openxmlformats.org/officeDocument/2006/relationships/comments" Target="comments.xml" /><Relationship Id="rId27" Type="http://schemas.microsoft.com/office/2011/relationships/commentsExtended" Target="commentsExtended.xml" /><Relationship Id="rId28" Type="http://schemas.microsoft.com/office/2018/08/relationships/commentsExtensible" Target="commentsExtensible.xml" /><Relationship Id="rId29" Type="http://schemas.microsoft.com/office/2016/09/relationships/commentsIds" Target="commentsIds.xml" /><Relationship Id="rId30"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22">
    <w:name w:val="Intense Emphasis"/>
    <w:basedOn w:val="1425"/>
    <w:uiPriority w:val="21"/>
    <w:qFormat/>
    <w:pPr>
      <w:pBdr/>
      <w:spacing/>
      <w:ind/>
    </w:pPr>
    <w:rPr>
      <w:i/>
      <w:iCs/>
      <w:color w:val="0f4761" w:themeColor="accent1" w:themeShade="BF"/>
    </w:rPr>
  </w:style>
  <w:style w:type="character" w:styleId="425">
    <w:name w:val="Intense Reference"/>
    <w:basedOn w:val="1425"/>
    <w:uiPriority w:val="32"/>
    <w:qFormat/>
    <w:pPr>
      <w:pBdr/>
      <w:spacing/>
      <w:ind/>
    </w:pPr>
    <w:rPr>
      <w:b/>
      <w:bCs/>
      <w:smallCaps/>
      <w:color w:val="0f4761" w:themeColor="accent1" w:themeShade="BF"/>
      <w:spacing w:val="5"/>
    </w:rPr>
  </w:style>
  <w:style w:type="character" w:styleId="427">
    <w:name w:val="Subtle Emphasis"/>
    <w:basedOn w:val="1425"/>
    <w:uiPriority w:val="19"/>
    <w:qFormat/>
    <w:pPr>
      <w:pBdr/>
      <w:spacing/>
      <w:ind/>
    </w:pPr>
    <w:rPr>
      <w:i/>
      <w:iCs/>
      <w:color w:val="404040" w:themeColor="text1" w:themeTint="BF"/>
    </w:rPr>
  </w:style>
  <w:style w:type="character" w:styleId="428">
    <w:name w:val="Emphasis"/>
    <w:basedOn w:val="1425"/>
    <w:uiPriority w:val="20"/>
    <w:qFormat/>
    <w:pPr>
      <w:pBdr/>
      <w:spacing/>
      <w:ind/>
    </w:pPr>
    <w:rPr>
      <w:i/>
      <w:iCs/>
    </w:rPr>
  </w:style>
  <w:style w:type="character" w:styleId="429">
    <w:name w:val="Strong"/>
    <w:basedOn w:val="1425"/>
    <w:uiPriority w:val="22"/>
    <w:qFormat/>
    <w:pPr>
      <w:pBdr/>
      <w:spacing/>
      <w:ind/>
    </w:pPr>
    <w:rPr>
      <w:b/>
      <w:bCs/>
    </w:rPr>
  </w:style>
  <w:style w:type="character" w:styleId="430">
    <w:name w:val="Subtle Reference"/>
    <w:basedOn w:val="1425"/>
    <w:uiPriority w:val="31"/>
    <w:qFormat/>
    <w:pPr>
      <w:pBdr/>
      <w:spacing/>
      <w:ind/>
    </w:pPr>
    <w:rPr>
      <w:smallCaps/>
      <w:color w:val="5a5a5a" w:themeColor="text1" w:themeTint="A5"/>
    </w:rPr>
  </w:style>
  <w:style w:type="character" w:styleId="431">
    <w:name w:val="Book Title"/>
    <w:basedOn w:val="1425"/>
    <w:uiPriority w:val="33"/>
    <w:qFormat/>
    <w:pPr>
      <w:pBdr/>
      <w:spacing/>
      <w:ind/>
    </w:pPr>
    <w:rPr>
      <w:b/>
      <w:bCs/>
      <w:i/>
      <w:iCs/>
      <w:spacing w:val="5"/>
    </w:rPr>
  </w:style>
  <w:style w:type="character" w:styleId="444">
    <w:name w:val="FollowedHyperlink"/>
    <w:basedOn w:val="1425"/>
    <w:uiPriority w:val="99"/>
    <w:semiHidden/>
    <w:unhideWhenUsed/>
    <w:pPr>
      <w:pBdr/>
      <w:spacing/>
      <w:ind/>
    </w:pPr>
    <w:rPr>
      <w:color w:val="954f72" w:themeColor="followedHyperlink"/>
      <w:u w:val="single"/>
    </w:rPr>
  </w:style>
  <w:style w:type="paragraph" w:styleId="1424" w:default="1">
    <w:name w:val="Normal"/>
    <w:qFormat/>
    <w:pPr>
      <w:pBdr/>
      <w:spacing/>
      <w:ind/>
    </w:pPr>
  </w:style>
  <w:style w:type="character" w:styleId="1425" w:default="1">
    <w:name w:val="Default Paragraph Font"/>
    <w:uiPriority w:val="1"/>
    <w:semiHidden/>
    <w:unhideWhenUsed/>
    <w:pPr>
      <w:pBdr/>
      <w:spacing/>
      <w:ind/>
    </w:pPr>
  </w:style>
  <w:style w:type="numbering" w:styleId="1426" w:default="1">
    <w:name w:val="No List"/>
    <w:uiPriority w:val="99"/>
    <w:semiHidden/>
    <w:unhideWhenUsed/>
    <w:pPr>
      <w:pBdr/>
      <w:spacing/>
      <w:ind/>
    </w:pPr>
  </w:style>
  <w:style w:type="paragraph" w:styleId="1427">
    <w:name w:val="Heading 1"/>
    <w:basedOn w:val="1424"/>
    <w:next w:val="1424"/>
    <w:link w:val="1428"/>
    <w:uiPriority w:val="9"/>
    <w:qFormat/>
    <w:pPr>
      <w:keepNext w:val="true"/>
      <w:keepLines w:val="true"/>
      <w:pBdr/>
      <w:spacing w:after="200" w:before="480"/>
      <w:ind/>
      <w:outlineLvl w:val="0"/>
    </w:pPr>
    <w:rPr>
      <w:rFonts w:ascii="Arial" w:hAnsi="Arial" w:eastAsia="Arial" w:cs="Arial"/>
      <w:sz w:val="40"/>
      <w:szCs w:val="40"/>
    </w:rPr>
  </w:style>
  <w:style w:type="character" w:styleId="1428">
    <w:name w:val="Heading 1 Char"/>
    <w:basedOn w:val="1425"/>
    <w:link w:val="1427"/>
    <w:uiPriority w:val="9"/>
    <w:pPr>
      <w:pBdr/>
      <w:spacing/>
      <w:ind/>
    </w:pPr>
    <w:rPr>
      <w:rFonts w:ascii="Arial" w:hAnsi="Arial" w:eastAsia="Arial" w:cs="Arial"/>
      <w:sz w:val="40"/>
      <w:szCs w:val="40"/>
    </w:rPr>
  </w:style>
  <w:style w:type="paragraph" w:styleId="1429">
    <w:name w:val="Heading 2"/>
    <w:basedOn w:val="1424"/>
    <w:next w:val="1424"/>
    <w:link w:val="1430"/>
    <w:uiPriority w:val="9"/>
    <w:unhideWhenUsed/>
    <w:qFormat/>
    <w:pPr>
      <w:keepNext w:val="true"/>
      <w:keepLines w:val="true"/>
      <w:pBdr/>
      <w:spacing w:after="200" w:before="360"/>
      <w:ind/>
      <w:outlineLvl w:val="1"/>
    </w:pPr>
    <w:rPr>
      <w:rFonts w:ascii="Arial" w:hAnsi="Arial" w:eastAsia="Arial" w:cs="Arial"/>
      <w:sz w:val="34"/>
    </w:rPr>
  </w:style>
  <w:style w:type="character" w:styleId="1430">
    <w:name w:val="Heading 2 Char"/>
    <w:basedOn w:val="1425"/>
    <w:link w:val="1429"/>
    <w:uiPriority w:val="9"/>
    <w:pPr>
      <w:pBdr/>
      <w:spacing/>
      <w:ind/>
    </w:pPr>
    <w:rPr>
      <w:rFonts w:ascii="Arial" w:hAnsi="Arial" w:eastAsia="Arial" w:cs="Arial"/>
      <w:sz w:val="34"/>
    </w:rPr>
  </w:style>
  <w:style w:type="paragraph" w:styleId="1431">
    <w:name w:val="Heading 3"/>
    <w:basedOn w:val="1424"/>
    <w:next w:val="1424"/>
    <w:link w:val="1432"/>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432">
    <w:name w:val="Heading 3 Char"/>
    <w:basedOn w:val="1425"/>
    <w:link w:val="1431"/>
    <w:uiPriority w:val="9"/>
    <w:pPr>
      <w:pBdr/>
      <w:spacing/>
      <w:ind/>
    </w:pPr>
    <w:rPr>
      <w:rFonts w:ascii="Arial" w:hAnsi="Arial" w:eastAsia="Arial" w:cs="Arial"/>
      <w:sz w:val="30"/>
      <w:szCs w:val="30"/>
    </w:rPr>
  </w:style>
  <w:style w:type="paragraph" w:styleId="1433">
    <w:name w:val="Heading 4"/>
    <w:basedOn w:val="1424"/>
    <w:next w:val="1424"/>
    <w:link w:val="1434"/>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1434">
    <w:name w:val="Heading 4 Char"/>
    <w:basedOn w:val="1425"/>
    <w:link w:val="1433"/>
    <w:uiPriority w:val="9"/>
    <w:pPr>
      <w:pBdr/>
      <w:spacing/>
      <w:ind/>
    </w:pPr>
    <w:rPr>
      <w:rFonts w:ascii="Arial" w:hAnsi="Arial" w:eastAsia="Arial" w:cs="Arial"/>
      <w:b/>
      <w:bCs/>
      <w:sz w:val="26"/>
      <w:szCs w:val="26"/>
    </w:rPr>
  </w:style>
  <w:style w:type="paragraph" w:styleId="1435">
    <w:name w:val="Heading 5"/>
    <w:basedOn w:val="1424"/>
    <w:next w:val="1424"/>
    <w:link w:val="1436"/>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1436">
    <w:name w:val="Heading 5 Char"/>
    <w:basedOn w:val="1425"/>
    <w:link w:val="1435"/>
    <w:uiPriority w:val="9"/>
    <w:pPr>
      <w:pBdr/>
      <w:spacing/>
      <w:ind/>
    </w:pPr>
    <w:rPr>
      <w:rFonts w:ascii="Arial" w:hAnsi="Arial" w:eastAsia="Arial" w:cs="Arial"/>
      <w:b/>
      <w:bCs/>
      <w:sz w:val="24"/>
      <w:szCs w:val="24"/>
    </w:rPr>
  </w:style>
  <w:style w:type="paragraph" w:styleId="1437">
    <w:name w:val="Heading 6"/>
    <w:basedOn w:val="1424"/>
    <w:next w:val="1424"/>
    <w:link w:val="1438"/>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1438">
    <w:name w:val="Heading 6 Char"/>
    <w:basedOn w:val="1425"/>
    <w:link w:val="1437"/>
    <w:uiPriority w:val="9"/>
    <w:pPr>
      <w:pBdr/>
      <w:spacing/>
      <w:ind/>
    </w:pPr>
    <w:rPr>
      <w:rFonts w:ascii="Arial" w:hAnsi="Arial" w:eastAsia="Arial" w:cs="Arial"/>
      <w:b/>
      <w:bCs/>
      <w:sz w:val="22"/>
      <w:szCs w:val="22"/>
    </w:rPr>
  </w:style>
  <w:style w:type="paragraph" w:styleId="1439">
    <w:name w:val="Heading 7"/>
    <w:basedOn w:val="1424"/>
    <w:next w:val="1424"/>
    <w:link w:val="1440"/>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1440">
    <w:name w:val="Heading 7 Char"/>
    <w:basedOn w:val="1425"/>
    <w:link w:val="1439"/>
    <w:uiPriority w:val="9"/>
    <w:pPr>
      <w:pBdr/>
      <w:spacing/>
      <w:ind/>
    </w:pPr>
    <w:rPr>
      <w:rFonts w:ascii="Arial" w:hAnsi="Arial" w:eastAsia="Arial" w:cs="Arial"/>
      <w:b/>
      <w:bCs/>
      <w:i/>
      <w:iCs/>
      <w:sz w:val="22"/>
      <w:szCs w:val="22"/>
    </w:rPr>
  </w:style>
  <w:style w:type="paragraph" w:styleId="1441">
    <w:name w:val="Heading 8"/>
    <w:basedOn w:val="1424"/>
    <w:next w:val="1424"/>
    <w:link w:val="1442"/>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1442">
    <w:name w:val="Heading 8 Char"/>
    <w:basedOn w:val="1425"/>
    <w:link w:val="1441"/>
    <w:uiPriority w:val="9"/>
    <w:pPr>
      <w:pBdr/>
      <w:spacing/>
      <w:ind/>
    </w:pPr>
    <w:rPr>
      <w:rFonts w:ascii="Arial" w:hAnsi="Arial" w:eastAsia="Arial" w:cs="Arial"/>
      <w:i/>
      <w:iCs/>
      <w:sz w:val="22"/>
      <w:szCs w:val="22"/>
    </w:rPr>
  </w:style>
  <w:style w:type="paragraph" w:styleId="1443">
    <w:name w:val="Heading 9"/>
    <w:basedOn w:val="1424"/>
    <w:next w:val="1424"/>
    <w:link w:val="1444"/>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1444">
    <w:name w:val="Heading 9 Char"/>
    <w:basedOn w:val="1425"/>
    <w:link w:val="1443"/>
    <w:uiPriority w:val="9"/>
    <w:pPr>
      <w:pBdr/>
      <w:spacing/>
      <w:ind/>
    </w:pPr>
    <w:rPr>
      <w:rFonts w:ascii="Arial" w:hAnsi="Arial" w:eastAsia="Arial" w:cs="Arial"/>
      <w:i/>
      <w:iCs/>
      <w:sz w:val="21"/>
      <w:szCs w:val="21"/>
    </w:rPr>
  </w:style>
  <w:style w:type="paragraph" w:styleId="1445">
    <w:name w:val="List Paragraph"/>
    <w:basedOn w:val="1424"/>
    <w:uiPriority w:val="34"/>
    <w:qFormat/>
    <w:pPr>
      <w:pBdr/>
      <w:spacing/>
      <w:ind w:left="720"/>
      <w:contextualSpacing w:val="true"/>
    </w:pPr>
  </w:style>
  <w:style w:type="table" w:styleId="144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7">
    <w:name w:val="No Spacing"/>
    <w:uiPriority w:val="1"/>
    <w:qFormat/>
    <w:pPr>
      <w:pBdr/>
      <w:spacing w:after="0" w:before="0" w:line="240" w:lineRule="auto"/>
      <w:ind/>
    </w:pPr>
  </w:style>
  <w:style w:type="paragraph" w:styleId="1448">
    <w:name w:val="Title"/>
    <w:basedOn w:val="1424"/>
    <w:next w:val="1424"/>
    <w:link w:val="1449"/>
    <w:uiPriority w:val="10"/>
    <w:qFormat/>
    <w:pPr>
      <w:pBdr/>
      <w:spacing w:after="200" w:before="300"/>
      <w:ind/>
      <w:contextualSpacing w:val="true"/>
    </w:pPr>
    <w:rPr>
      <w:sz w:val="48"/>
      <w:szCs w:val="48"/>
    </w:rPr>
  </w:style>
  <w:style w:type="character" w:styleId="1449">
    <w:name w:val="Title Char"/>
    <w:basedOn w:val="1425"/>
    <w:link w:val="1448"/>
    <w:uiPriority w:val="10"/>
    <w:pPr>
      <w:pBdr/>
      <w:spacing/>
      <w:ind/>
    </w:pPr>
    <w:rPr>
      <w:sz w:val="48"/>
      <w:szCs w:val="48"/>
    </w:rPr>
  </w:style>
  <w:style w:type="paragraph" w:styleId="1450">
    <w:name w:val="Subtitle"/>
    <w:basedOn w:val="1424"/>
    <w:next w:val="1424"/>
    <w:link w:val="1451"/>
    <w:uiPriority w:val="11"/>
    <w:qFormat/>
    <w:pPr>
      <w:pBdr/>
      <w:spacing w:after="200" w:before="200"/>
      <w:ind/>
    </w:pPr>
    <w:rPr>
      <w:sz w:val="24"/>
      <w:szCs w:val="24"/>
    </w:rPr>
  </w:style>
  <w:style w:type="character" w:styleId="1451">
    <w:name w:val="Subtitle Char"/>
    <w:basedOn w:val="1425"/>
    <w:link w:val="1450"/>
    <w:uiPriority w:val="11"/>
    <w:pPr>
      <w:pBdr/>
      <w:spacing/>
      <w:ind/>
    </w:pPr>
    <w:rPr>
      <w:sz w:val="24"/>
      <w:szCs w:val="24"/>
    </w:rPr>
  </w:style>
  <w:style w:type="paragraph" w:styleId="1452">
    <w:name w:val="Quote"/>
    <w:basedOn w:val="1424"/>
    <w:next w:val="1424"/>
    <w:link w:val="1453"/>
    <w:uiPriority w:val="29"/>
    <w:qFormat/>
    <w:pPr>
      <w:pBdr/>
      <w:spacing/>
      <w:ind w:right="720" w:left="720"/>
    </w:pPr>
    <w:rPr>
      <w:i/>
    </w:rPr>
  </w:style>
  <w:style w:type="character" w:styleId="1453">
    <w:name w:val="Quote Char"/>
    <w:link w:val="1452"/>
    <w:uiPriority w:val="29"/>
    <w:pPr>
      <w:pBdr/>
      <w:spacing/>
      <w:ind/>
    </w:pPr>
    <w:rPr>
      <w:i/>
    </w:rPr>
  </w:style>
  <w:style w:type="paragraph" w:styleId="1454">
    <w:name w:val="Intense Quote"/>
    <w:basedOn w:val="1424"/>
    <w:next w:val="1424"/>
    <w:link w:val="1455"/>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1455">
    <w:name w:val="Intense Quote Char"/>
    <w:link w:val="1454"/>
    <w:uiPriority w:val="30"/>
    <w:pPr>
      <w:pBdr/>
      <w:spacing/>
      <w:ind/>
    </w:pPr>
    <w:rPr>
      <w:i/>
    </w:rPr>
  </w:style>
  <w:style w:type="paragraph" w:styleId="1456">
    <w:name w:val="Header"/>
    <w:basedOn w:val="1424"/>
    <w:link w:val="1457"/>
    <w:uiPriority w:val="99"/>
    <w:unhideWhenUsed/>
    <w:pPr>
      <w:pBdr/>
      <w:tabs>
        <w:tab w:val="center" w:leader="none" w:pos="7143"/>
        <w:tab w:val="right" w:leader="none" w:pos="14287"/>
      </w:tabs>
      <w:spacing w:after="0" w:line="240" w:lineRule="auto"/>
      <w:ind/>
    </w:pPr>
  </w:style>
  <w:style w:type="character" w:styleId="1457">
    <w:name w:val="Header Char"/>
    <w:basedOn w:val="1425"/>
    <w:link w:val="1456"/>
    <w:uiPriority w:val="99"/>
    <w:pPr>
      <w:pBdr/>
      <w:spacing/>
      <w:ind/>
    </w:pPr>
  </w:style>
  <w:style w:type="paragraph" w:styleId="1458">
    <w:name w:val="Footer"/>
    <w:basedOn w:val="1424"/>
    <w:link w:val="1461"/>
    <w:uiPriority w:val="99"/>
    <w:unhideWhenUsed/>
    <w:pPr>
      <w:pBdr/>
      <w:tabs>
        <w:tab w:val="center" w:leader="none" w:pos="7143"/>
        <w:tab w:val="right" w:leader="none" w:pos="14287"/>
      </w:tabs>
      <w:spacing w:after="0" w:line="240" w:lineRule="auto"/>
      <w:ind/>
    </w:pPr>
  </w:style>
  <w:style w:type="character" w:styleId="1459">
    <w:name w:val="Footer Char"/>
    <w:basedOn w:val="1425"/>
    <w:link w:val="1458"/>
    <w:uiPriority w:val="99"/>
    <w:pPr>
      <w:pBdr/>
      <w:spacing/>
      <w:ind/>
    </w:pPr>
  </w:style>
  <w:style w:type="paragraph" w:styleId="1460">
    <w:name w:val="Caption"/>
    <w:basedOn w:val="1424"/>
    <w:next w:val="1424"/>
    <w:uiPriority w:val="35"/>
    <w:semiHidden/>
    <w:unhideWhenUsed/>
    <w:qFormat/>
    <w:pPr>
      <w:pBdr/>
      <w:spacing w:line="276" w:lineRule="auto"/>
      <w:ind/>
    </w:pPr>
    <w:rPr>
      <w:b/>
      <w:bCs/>
      <w:color w:val="4f81bd" w:themeColor="accent1"/>
      <w:sz w:val="18"/>
      <w:szCs w:val="18"/>
    </w:rPr>
  </w:style>
  <w:style w:type="character" w:styleId="1461">
    <w:name w:val="Caption Char"/>
    <w:basedOn w:val="1460"/>
    <w:link w:val="1458"/>
    <w:uiPriority w:val="99"/>
    <w:pPr>
      <w:pBdr/>
      <w:spacing/>
      <w:ind/>
    </w:pPr>
  </w:style>
  <w:style w:type="table" w:styleId="1462">
    <w:name w:val="Table Grid"/>
    <w:basedOn w:val="144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Table Grid Light"/>
    <w:basedOn w:val="14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Plain Table 1"/>
    <w:basedOn w:val="14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Plain Table 2"/>
    <w:basedOn w:val="144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Plain Table 3"/>
    <w:basedOn w:val="14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Plain Table 4"/>
    <w:basedOn w:val="14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Plain Table 5"/>
    <w:basedOn w:val="14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1 Light"/>
    <w:basedOn w:val="14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1 Light - Accent 1"/>
    <w:basedOn w:val="14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1 Light - Accent 2"/>
    <w:basedOn w:val="14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1 Light - Accent 3"/>
    <w:basedOn w:val="14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1 Light - Accent 4"/>
    <w:basedOn w:val="14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1 Light - Accent 5"/>
    <w:basedOn w:val="14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1 Light - Accent 6"/>
    <w:basedOn w:val="14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2"/>
    <w:basedOn w:val="14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2 - Accent 1"/>
    <w:basedOn w:val="14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2 - Accent 2"/>
    <w:basedOn w:val="14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2 - Accent 3"/>
    <w:basedOn w:val="14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2 - Accent 4"/>
    <w:basedOn w:val="14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2 - Accent 5"/>
    <w:basedOn w:val="14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2 - Accent 6"/>
    <w:basedOn w:val="14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3"/>
    <w:basedOn w:val="14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3 - Accent 1"/>
    <w:basedOn w:val="14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3 - Accent 2"/>
    <w:basedOn w:val="14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3 - Accent 3"/>
    <w:basedOn w:val="14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3 - Accent 4"/>
    <w:basedOn w:val="14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3 - Accent 5"/>
    <w:basedOn w:val="14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3 - Accent 6"/>
    <w:basedOn w:val="14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4"/>
    <w:basedOn w:val="14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4 - Accent 1"/>
    <w:basedOn w:val="14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4 - Accent 2"/>
    <w:basedOn w:val="14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4 - Accent 3"/>
    <w:basedOn w:val="14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4 - Accent 4"/>
    <w:basedOn w:val="14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4 - Accent 5"/>
    <w:basedOn w:val="14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4 - Accent 6"/>
    <w:basedOn w:val="14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5 Dark"/>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5 Dark- Accent 1"/>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cPr>
      <w:tcBorders/>
    </w:tcPr>
    <w:tblStylePr w:type="band1Horz">
      <w:pPr>
        <w:pBdr/>
        <w:spacing/>
        <w:ind/>
      </w:pPr>
      <w:tblPr>
        <w:tblBorders/>
      </w:tblPr>
      <w:tcPr>
        <w:shd w:val="clear" w:color="ffffff" w:themeColor="accent1" w:themeTint="75" w:fill="b4d2eb" w:themeFill="accent1" w:themeFillTint="75"/>
        <w:tcBorders/>
      </w:tcPr>
    </w:tblStylePr>
    <w:tblStylePr w:type="band1Vert">
      <w:pPr>
        <w:pBdr/>
        <w:spacing/>
        <w:ind/>
      </w:pPr>
      <w:tblPr>
        <w:tblBorders/>
      </w:tblPr>
      <w:tcPr>
        <w:shd w:val="clear" w:color="ffffff" w:themeColor="accent1" w:themeTint="75" w:fill="b4d2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5 Dark - Accent 2"/>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5 Dark - Accent 3"/>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5 Dark- Accent 4"/>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5 Dark - Accent 5"/>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cPr>
      <w:tcBorders/>
    </w:tcPr>
    <w:tblStylePr w:type="band1Horz">
      <w:pPr>
        <w:pBdr/>
        <w:spacing/>
        <w:ind/>
      </w:pPr>
      <w:tblPr>
        <w:tblBorders/>
      </w:tblPr>
      <w:tcPr>
        <w:shd w:val="clear" w:color="ffffff" w:themeColor="accent5" w:themeTint="75" w:fill="aabfe3" w:themeFill="accent5" w:themeFillTint="75"/>
        <w:tcBorders/>
      </w:tcPr>
    </w:tblStylePr>
    <w:tblStylePr w:type="band1Vert">
      <w:pPr>
        <w:pBdr/>
        <w:spacing/>
        <w:ind/>
      </w:pPr>
      <w:tblPr>
        <w:tblBorders/>
      </w:tblPr>
      <w:tcPr>
        <w:shd w:val="clear" w:color="ffffff" w:themeColor="accent5" w:themeTint="75" w:fill="aabf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5 Dark - Accent 6"/>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6 Colorful"/>
    <w:basedOn w:val="14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05">
    <w:name w:val="Grid Table 6 Colorful - Accent 1"/>
    <w:basedOn w:val="14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06">
    <w:name w:val="Grid Table 6 Colorful - Accent 2"/>
    <w:basedOn w:val="14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07">
    <w:name w:val="Grid Table 6 Colorful - Accent 3"/>
    <w:basedOn w:val="14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08">
    <w:name w:val="Grid Table 6 Colorful - Accent 4"/>
    <w:basedOn w:val="14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09">
    <w:name w:val="Grid Table 6 Colorful - Accent 5"/>
    <w:basedOn w:val="14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10">
    <w:name w:val="Grid Table 6 Colorful - Accent 6"/>
    <w:basedOn w:val="14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11">
    <w:name w:val="Grid Table 7 Colorful"/>
    <w:basedOn w:val="14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7 Colorful - Accent 1"/>
    <w:basedOn w:val="14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7 Colorful - Accent 2"/>
    <w:basedOn w:val="14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7 Colorful - Accent 3"/>
    <w:basedOn w:val="14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7 Colorful - Accent 4"/>
    <w:basedOn w:val="14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7 Colorful - Accent 5"/>
    <w:basedOn w:val="14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7 Colorful - Accent 6"/>
    <w:basedOn w:val="14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1 Light"/>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1 Light - Accent 1"/>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1 Light - Accent 2"/>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1 Light - Accent 3"/>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1 Light - Accent 4"/>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1 Light - Accent 5"/>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1 Light - Accent 6"/>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2"/>
    <w:basedOn w:val="14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2 - Accent 1"/>
    <w:basedOn w:val="14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2 - Accent 2"/>
    <w:basedOn w:val="14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2 - Accent 3"/>
    <w:basedOn w:val="14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List Table 2 - Accent 4"/>
    <w:basedOn w:val="14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2 - Accent 5"/>
    <w:basedOn w:val="14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List Table 2 - Accent 6"/>
    <w:basedOn w:val="14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st Table 3"/>
    <w:basedOn w:val="14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List Table 3 - Accent 1"/>
    <w:basedOn w:val="14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3 - Accent 2"/>
    <w:basedOn w:val="14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st Table 3 - Accent 3"/>
    <w:basedOn w:val="14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3 - Accent 4"/>
    <w:basedOn w:val="14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3 - Accent 5"/>
    <w:basedOn w:val="14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b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3 - Accent 6"/>
    <w:basedOn w:val="14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4"/>
    <w:basedOn w:val="14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4 - Accent 1"/>
    <w:basedOn w:val="14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4 - Accent 2"/>
    <w:basedOn w:val="14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4 - Accent 3"/>
    <w:basedOn w:val="14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4 - Accent 4"/>
    <w:basedOn w:val="14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4 - Accent 5"/>
    <w:basedOn w:val="14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4 - Accent 6"/>
    <w:basedOn w:val="14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5 Dark"/>
    <w:basedOn w:val="14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47">
    <w:name w:val="List Table 5 Dark - Accent 1"/>
    <w:basedOn w:val="14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48">
    <w:name w:val="List Table 5 Dark - Accent 2"/>
    <w:basedOn w:val="14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49">
    <w:name w:val="List Table 5 Dark - Accent 3"/>
    <w:basedOn w:val="14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50">
    <w:name w:val="List Table 5 Dark - Accent 4"/>
    <w:basedOn w:val="14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51">
    <w:name w:val="List Table 5 Dark - Accent 5"/>
    <w:basedOn w:val="14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cPr>
      <w:tcBorders/>
    </w:tcPr>
    <w:tblStylePr w:type="band1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52">
    <w:name w:val="List Table 5 Dark - Accent 6"/>
    <w:basedOn w:val="14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53">
    <w:name w:val="List Table 6 Colorful"/>
    <w:basedOn w:val="14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6 Colorful - Accent 1"/>
    <w:basedOn w:val="14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6 Colorful - Accent 2"/>
    <w:basedOn w:val="14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6 Colorful - Accent 3"/>
    <w:basedOn w:val="14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6 Colorful - Accent 4"/>
    <w:basedOn w:val="14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6 Colorful - Accent 5"/>
    <w:basedOn w:val="14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6 Colorful - Accent 6"/>
    <w:basedOn w:val="14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7 Colorful"/>
    <w:basedOn w:val="14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61">
    <w:name w:val="List Table 7 Colorful - Accent 1"/>
    <w:basedOn w:val="14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1562">
    <w:name w:val="List Table 7 Colorful - Accent 2"/>
    <w:basedOn w:val="14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1563">
    <w:name w:val="List Table 7 Colorful - Accent 3"/>
    <w:basedOn w:val="14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64">
    <w:name w:val="List Table 7 Colorful - Accent 4"/>
    <w:basedOn w:val="14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1565">
    <w:name w:val="List Table 7 Colorful - Accent 5"/>
    <w:basedOn w:val="14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1566">
    <w:name w:val="List Table 7 Colorful - Accent 6"/>
    <w:basedOn w:val="14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1567">
    <w:name w:val="Lined - Accent"/>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ned - Accent 1"/>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ned - Accent 2"/>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ned - Accent 3"/>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ned - Accent 4"/>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ned - Accent 5"/>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ned - Accent 6"/>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Bordered &amp; Lined - Accent"/>
    <w:basedOn w:val="14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Bordered &amp; Lined - Accent 1"/>
    <w:basedOn w:val="14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Bordered &amp; Lined - Accent 2"/>
    <w:basedOn w:val="14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Bordered &amp; Lined - Accent 3"/>
    <w:basedOn w:val="14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Bordered &amp; Lined - Accent 4"/>
    <w:basedOn w:val="14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Bordered &amp; Lined - Accent 5"/>
    <w:basedOn w:val="14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Bordered &amp; Lined - Accent 6"/>
    <w:basedOn w:val="14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Bordered"/>
    <w:basedOn w:val="14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Bordered - Accent 1"/>
    <w:basedOn w:val="14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Bordered - Accent 2"/>
    <w:basedOn w:val="14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Bordered - Accent 3"/>
    <w:basedOn w:val="14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Bordered - Accent 4"/>
    <w:basedOn w:val="14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Bordered - Accent 5"/>
    <w:basedOn w:val="14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Bordered - Accent 6"/>
    <w:basedOn w:val="14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88">
    <w:name w:val="Hyperlink"/>
    <w:uiPriority w:val="99"/>
    <w:unhideWhenUsed/>
    <w:pPr>
      <w:pBdr/>
      <w:spacing/>
      <w:ind/>
    </w:pPr>
    <w:rPr>
      <w:color w:val="0000ff" w:themeColor="hyperlink"/>
      <w:u w:val="single"/>
    </w:rPr>
  </w:style>
  <w:style w:type="paragraph" w:styleId="1589">
    <w:name w:val="footnote text"/>
    <w:basedOn w:val="1424"/>
    <w:link w:val="1590"/>
    <w:uiPriority w:val="99"/>
    <w:semiHidden/>
    <w:unhideWhenUsed/>
    <w:pPr>
      <w:pBdr/>
      <w:spacing w:after="40" w:line="240" w:lineRule="auto"/>
      <w:ind/>
    </w:pPr>
    <w:rPr>
      <w:sz w:val="18"/>
    </w:rPr>
  </w:style>
  <w:style w:type="character" w:styleId="1590">
    <w:name w:val="Footnote Text Char"/>
    <w:link w:val="1589"/>
    <w:uiPriority w:val="99"/>
    <w:pPr>
      <w:pBdr/>
      <w:spacing/>
      <w:ind/>
    </w:pPr>
    <w:rPr>
      <w:sz w:val="18"/>
    </w:rPr>
  </w:style>
  <w:style w:type="character" w:styleId="1591">
    <w:name w:val="footnote reference"/>
    <w:basedOn w:val="1425"/>
    <w:uiPriority w:val="99"/>
    <w:unhideWhenUsed/>
    <w:pPr>
      <w:pBdr/>
      <w:spacing/>
      <w:ind/>
    </w:pPr>
    <w:rPr>
      <w:vertAlign w:val="superscript"/>
    </w:rPr>
  </w:style>
  <w:style w:type="paragraph" w:styleId="1592">
    <w:name w:val="endnote text"/>
    <w:basedOn w:val="1424"/>
    <w:link w:val="1593"/>
    <w:uiPriority w:val="99"/>
    <w:semiHidden/>
    <w:unhideWhenUsed/>
    <w:pPr>
      <w:pBdr/>
      <w:spacing w:after="0" w:line="240" w:lineRule="auto"/>
      <w:ind/>
    </w:pPr>
    <w:rPr>
      <w:sz w:val="20"/>
    </w:rPr>
  </w:style>
  <w:style w:type="character" w:styleId="1593">
    <w:name w:val="Endnote Text Char"/>
    <w:link w:val="1592"/>
    <w:uiPriority w:val="99"/>
    <w:pPr>
      <w:pBdr/>
      <w:spacing/>
      <w:ind/>
    </w:pPr>
    <w:rPr>
      <w:sz w:val="20"/>
    </w:rPr>
  </w:style>
  <w:style w:type="character" w:styleId="1594">
    <w:name w:val="endnote reference"/>
    <w:basedOn w:val="1425"/>
    <w:uiPriority w:val="99"/>
    <w:semiHidden/>
    <w:unhideWhenUsed/>
    <w:pPr>
      <w:pBdr/>
      <w:spacing/>
      <w:ind/>
    </w:pPr>
    <w:rPr>
      <w:vertAlign w:val="superscript"/>
    </w:rPr>
  </w:style>
  <w:style w:type="paragraph" w:styleId="1595">
    <w:name w:val="toc 1"/>
    <w:basedOn w:val="1424"/>
    <w:next w:val="1424"/>
    <w:uiPriority w:val="39"/>
    <w:unhideWhenUsed/>
    <w:pPr>
      <w:pBdr/>
      <w:spacing w:after="57"/>
      <w:ind w:right="0" w:firstLine="0" w:left="0"/>
    </w:pPr>
  </w:style>
  <w:style w:type="paragraph" w:styleId="1596">
    <w:name w:val="toc 2"/>
    <w:basedOn w:val="1424"/>
    <w:next w:val="1424"/>
    <w:uiPriority w:val="39"/>
    <w:unhideWhenUsed/>
    <w:pPr>
      <w:pBdr/>
      <w:spacing w:after="57"/>
      <w:ind w:right="0" w:firstLine="0" w:left="283"/>
    </w:pPr>
  </w:style>
  <w:style w:type="paragraph" w:styleId="1597">
    <w:name w:val="toc 3"/>
    <w:basedOn w:val="1424"/>
    <w:next w:val="1424"/>
    <w:uiPriority w:val="39"/>
    <w:unhideWhenUsed/>
    <w:pPr>
      <w:pBdr/>
      <w:spacing w:after="57"/>
      <w:ind w:right="0" w:firstLine="0" w:left="567"/>
    </w:pPr>
  </w:style>
  <w:style w:type="paragraph" w:styleId="1598">
    <w:name w:val="toc 4"/>
    <w:basedOn w:val="1424"/>
    <w:next w:val="1424"/>
    <w:uiPriority w:val="39"/>
    <w:unhideWhenUsed/>
    <w:pPr>
      <w:pBdr/>
      <w:spacing w:after="57"/>
      <w:ind w:right="0" w:firstLine="0" w:left="850"/>
    </w:pPr>
  </w:style>
  <w:style w:type="paragraph" w:styleId="1599">
    <w:name w:val="toc 5"/>
    <w:basedOn w:val="1424"/>
    <w:next w:val="1424"/>
    <w:uiPriority w:val="39"/>
    <w:unhideWhenUsed/>
    <w:pPr>
      <w:pBdr/>
      <w:spacing w:after="57"/>
      <w:ind w:right="0" w:firstLine="0" w:left="1134"/>
    </w:pPr>
  </w:style>
  <w:style w:type="paragraph" w:styleId="1600">
    <w:name w:val="toc 6"/>
    <w:basedOn w:val="1424"/>
    <w:next w:val="1424"/>
    <w:uiPriority w:val="39"/>
    <w:unhideWhenUsed/>
    <w:pPr>
      <w:pBdr/>
      <w:spacing w:after="57"/>
      <w:ind w:right="0" w:firstLine="0" w:left="1417"/>
    </w:pPr>
  </w:style>
  <w:style w:type="paragraph" w:styleId="1601">
    <w:name w:val="toc 7"/>
    <w:basedOn w:val="1424"/>
    <w:next w:val="1424"/>
    <w:uiPriority w:val="39"/>
    <w:unhideWhenUsed/>
    <w:pPr>
      <w:pBdr/>
      <w:spacing w:after="57"/>
      <w:ind w:right="0" w:firstLine="0" w:left="1701"/>
    </w:pPr>
  </w:style>
  <w:style w:type="paragraph" w:styleId="1602">
    <w:name w:val="toc 8"/>
    <w:basedOn w:val="1424"/>
    <w:next w:val="1424"/>
    <w:uiPriority w:val="39"/>
    <w:unhideWhenUsed/>
    <w:pPr>
      <w:pBdr/>
      <w:spacing w:after="57"/>
      <w:ind w:right="0" w:firstLine="0" w:left="1984"/>
    </w:pPr>
  </w:style>
  <w:style w:type="paragraph" w:styleId="1603">
    <w:name w:val="toc 9"/>
    <w:basedOn w:val="1424"/>
    <w:next w:val="1424"/>
    <w:uiPriority w:val="39"/>
    <w:unhideWhenUsed/>
    <w:pPr>
      <w:pBdr/>
      <w:spacing w:after="57"/>
      <w:ind w:right="0" w:firstLine="0" w:left="2268"/>
    </w:pPr>
  </w:style>
  <w:style w:type="paragraph" w:styleId="1604">
    <w:name w:val="TOC Heading"/>
    <w:uiPriority w:val="39"/>
    <w:unhideWhenUsed/>
    <w:pPr>
      <w:pBdr/>
      <w:spacing/>
      <w:ind/>
    </w:pPr>
  </w:style>
  <w:style w:type="paragraph" w:styleId="1605">
    <w:name w:val="table of figures"/>
    <w:basedOn w:val="1424"/>
    <w:next w:val="142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extraClrScheme>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extraClrScheme>
  </a:extraClrSchemeLst>
</a:theme>
</file>

<file path=docProps/app.xml><?xml version="1.0" encoding="utf-8"?>
<Properties xmlns="http://schemas.openxmlformats.org/officeDocument/2006/extended-properties" xmlns:vt="http://schemas.openxmlformats.org/officeDocument/2006/docPropsVTypes">
  <Template>Normal.dotm</Template>
  <Application>onlyoffice/8.3.3.18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BALLADUR</dc:creator>
  <cp:lastModifiedBy>Emmanuelle GOURIEUX</cp:lastModifiedBy>
  <cp:revision>34</cp:revision>
  <dcterms:created xsi:type="dcterms:W3CDTF">2018-09-07T11:07:00Z</dcterms:created>
  <dcterms:modified xsi:type="dcterms:W3CDTF">2026-01-27T07:39:51Z</dcterms:modified>
</cp:coreProperties>
</file>